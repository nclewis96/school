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E7574D" w:rsidRDefault="00E7574D" w14:paraId="463CB201" w14:textId="77777777">
      <w:pPr>
        <w:jc w:val="center"/>
        <w:rPr>
          <w:b/>
          <w:sz w:val="56"/>
          <w:szCs w:val="56"/>
        </w:rPr>
      </w:pPr>
    </w:p>
    <w:p w:rsidR="00EC5A77" w:rsidRDefault="00EC5A77" w14:paraId="62A39EA0" w14:textId="77777777">
      <w:pPr>
        <w:jc w:val="center"/>
        <w:rPr>
          <w:b/>
          <w:sz w:val="56"/>
          <w:szCs w:val="56"/>
        </w:rPr>
      </w:pPr>
      <w:r>
        <w:rPr>
          <w:b/>
          <w:sz w:val="56"/>
          <w:szCs w:val="56"/>
        </w:rPr>
        <w:t>AbOut</w:t>
      </w:r>
    </w:p>
    <w:p w:rsidR="00EC5A77" w:rsidRDefault="00EC5A77" w14:paraId="03EE2064" w14:textId="77777777">
      <w:pPr>
        <w:jc w:val="center"/>
        <w:rPr>
          <w:b/>
          <w:sz w:val="56"/>
          <w:szCs w:val="56"/>
        </w:rPr>
      </w:pPr>
      <w:r>
        <w:rPr>
          <w:b/>
          <w:sz w:val="56"/>
          <w:szCs w:val="56"/>
        </w:rPr>
        <w:t>MTM Program Product</w:t>
      </w:r>
    </w:p>
    <w:p w:rsidR="00EC5A77" w:rsidRDefault="00EC5A77" w14:paraId="7F027CF7" w14:textId="77777777">
      <w:pPr>
        <w:jc w:val="center"/>
        <w:rPr>
          <w:b/>
          <w:sz w:val="56"/>
          <w:szCs w:val="56"/>
        </w:rPr>
      </w:pPr>
      <w:r>
        <w:rPr>
          <w:b/>
          <w:sz w:val="56"/>
          <w:szCs w:val="56"/>
        </w:rPr>
        <w:t>Software Requirements Specification</w:t>
      </w:r>
    </w:p>
    <w:p w:rsidR="00EC5A77" w:rsidRDefault="00EC5A77" w14:paraId="08F3DC66" w14:textId="77777777">
      <w:pPr>
        <w:rPr>
          <w:b/>
        </w:rPr>
      </w:pPr>
    </w:p>
    <w:p w:rsidR="00EC5A77" w:rsidRDefault="00EC5A77" w14:paraId="5534F4ED" w14:textId="77777777">
      <w:pPr>
        <w:pBdr>
          <w:top w:val="single" w:color="808080" w:sz="32" w:space="1"/>
        </w:pBdr>
        <w:rPr>
          <w:b/>
          <w:i/>
          <w:sz w:val="28"/>
        </w:rPr>
      </w:pPr>
    </w:p>
    <w:p w:rsidR="00EC5A77" w:rsidP="5C01FD06" w:rsidRDefault="00EC5A77" w14:paraId="6D93EBA9" w14:noSpellErr="1" w14:textId="618190A5">
      <w:pPr>
        <w:pBdr>
          <w:top w:val="single" w:color="808080" w:sz="32" w:space="1"/>
        </w:pBdr>
        <w:jc w:val="center"/>
        <w:rPr>
          <w:i w:val="1"/>
          <w:iCs w:val="1"/>
          <w:sz w:val="28"/>
          <w:szCs w:val="28"/>
        </w:rPr>
      </w:pPr>
      <w:r w:rsidRPr="5C01FD06" w:rsidR="5C01FD06">
        <w:rPr>
          <w:i w:val="1"/>
          <w:iCs w:val="1"/>
          <w:sz w:val="28"/>
          <w:szCs w:val="28"/>
        </w:rPr>
        <w:t xml:space="preserve">Version </w:t>
      </w:r>
      <w:r w:rsidRPr="5C01FD06" w:rsidR="5C01FD06">
        <w:rPr>
          <w:i w:val="1"/>
          <w:iCs w:val="1"/>
          <w:sz w:val="28"/>
          <w:szCs w:val="28"/>
        </w:rPr>
        <w:t>1</w:t>
      </w:r>
      <w:r w:rsidRPr="5C01FD06" w:rsidR="5C01FD06">
        <w:rPr>
          <w:i w:val="1"/>
          <w:iCs w:val="1"/>
          <w:sz w:val="28"/>
          <w:szCs w:val="28"/>
        </w:rPr>
        <w:t>.</w:t>
      </w:r>
      <w:r w:rsidRPr="5C01FD06" w:rsidR="5C01FD06">
        <w:rPr>
          <w:i w:val="1"/>
          <w:iCs w:val="1"/>
          <w:sz w:val="28"/>
          <w:szCs w:val="28"/>
        </w:rPr>
        <w:t>0</w:t>
      </w:r>
    </w:p>
    <w:p w:rsidR="38898A72" w:rsidP="38898A72" w:rsidRDefault="38898A72" w14:noSpellErr="1" w14:paraId="26D16F20" w14:textId="5C8319DB">
      <w:pPr>
        <w:pStyle w:val="Normal"/>
        <w:bidi w:val="0"/>
        <w:spacing w:before="0" w:beforeAutospacing="off" w:after="160" w:afterAutospacing="off" w:line="259" w:lineRule="auto"/>
        <w:ind w:left="0" w:right="0"/>
        <w:jc w:val="center"/>
      </w:pPr>
      <w:r w:rsidRPr="38898A72" w:rsidR="38898A72">
        <w:rPr>
          <w:i w:val="1"/>
          <w:iCs w:val="1"/>
          <w:sz w:val="28"/>
          <w:szCs w:val="28"/>
        </w:rPr>
        <w:t>9/21/2017</w:t>
      </w:r>
    </w:p>
    <w:p w:rsidR="00EC5A77" w:rsidRDefault="00EC5A77" w14:paraId="41659B2A" w14:textId="77777777">
      <w:pPr>
        <w:pBdr>
          <w:top w:val="single" w:color="808080" w:sz="32" w:space="1"/>
        </w:pBdr>
        <w:jc w:val="center"/>
        <w:rPr>
          <w:i/>
          <w:sz w:val="28"/>
        </w:rPr>
      </w:pPr>
    </w:p>
    <w:p w:rsidR="00EC5A77" w:rsidP="5C01FD06" w:rsidRDefault="00EC5A77" w14:paraId="23FFFF94" w14:noSpellErr="1" w14:textId="145EA4CB">
      <w:pPr>
        <w:pBdr>
          <w:top w:val="single" w:color="808080" w:sz="32" w:space="1"/>
        </w:pBdr>
        <w:jc w:val="center"/>
        <w:rPr>
          <w:i w:val="1"/>
          <w:iCs w:val="1"/>
          <w:color w:val="auto"/>
          <w:sz w:val="20"/>
          <w:szCs w:val="20"/>
        </w:rPr>
      </w:pPr>
      <w:r w:rsidRPr="5C01FD06" w:rsidR="5C01FD06">
        <w:rPr>
          <w:i w:val="1"/>
          <w:iCs w:val="1"/>
          <w:color w:val="auto"/>
          <w:sz w:val="20"/>
          <w:szCs w:val="20"/>
        </w:rPr>
        <w:t xml:space="preserve">Applying MTM SRS Version </w:t>
      </w:r>
      <w:r w:rsidRPr="5C01FD06" w:rsidR="5C01FD06">
        <w:rPr>
          <w:i w:val="1"/>
          <w:iCs w:val="1"/>
          <w:color w:val="auto"/>
          <w:sz w:val="20"/>
          <w:szCs w:val="20"/>
        </w:rPr>
        <w:t>1</w:t>
      </w:r>
      <w:r w:rsidRPr="5C01FD06" w:rsidR="5C01FD06">
        <w:rPr>
          <w:i w:val="1"/>
          <w:iCs w:val="1"/>
          <w:color w:val="auto"/>
          <w:sz w:val="20"/>
          <w:szCs w:val="20"/>
        </w:rPr>
        <w:t>.0</w:t>
      </w:r>
    </w:p>
    <w:p w:rsidR="00EC5A77" w:rsidRDefault="00EC5A77" w14:paraId="02E3D342" w14:textId="77777777">
      <w:pPr>
        <w:pBdr>
          <w:top w:val="single" w:color="808080" w:sz="32" w:space="1"/>
        </w:pBdr>
        <w:jc w:val="center"/>
        <w:rPr>
          <w:bCs/>
          <w:i/>
          <w:iCs/>
          <w:sz w:val="28"/>
        </w:rPr>
      </w:pPr>
    </w:p>
    <w:p w:rsidR="00EC5A77" w:rsidP="5C01FD06" w:rsidRDefault="00EC5A77" w14:paraId="0BAB27C2" w14:textId="4722F4C9">
      <w:pPr>
        <w:pBdr>
          <w:top w:val="single" w:color="808080" w:sz="32" w:space="1"/>
        </w:pBdr>
        <w:jc w:val="center"/>
        <w:rPr>
          <w:i w:val="1"/>
          <w:iCs w:val="1"/>
          <w:sz w:val="27"/>
          <w:szCs w:val="27"/>
        </w:rPr>
      </w:pPr>
      <w:proofErr w:type="spellStart"/>
      <w:r w:rsidRPr="5C01FD06" w:rsidR="5C01FD06">
        <w:rPr>
          <w:i w:val="1"/>
          <w:iCs w:val="1"/>
          <w:sz w:val="27"/>
          <w:szCs w:val="27"/>
        </w:rPr>
        <w:t>AbdulRahman</w:t>
      </w:r>
      <w:proofErr w:type="spellEnd"/>
      <w:r w:rsidRPr="5C01FD06" w:rsidR="5C01FD06">
        <w:rPr>
          <w:i w:val="1"/>
          <w:iCs w:val="1"/>
          <w:sz w:val="27"/>
          <w:szCs w:val="27"/>
        </w:rPr>
        <w:t xml:space="preserve"> </w:t>
      </w:r>
      <w:proofErr w:type="spellStart"/>
      <w:r w:rsidRPr="5C01FD06" w:rsidR="5C01FD06">
        <w:rPr>
          <w:i w:val="1"/>
          <w:iCs w:val="1"/>
          <w:sz w:val="27"/>
          <w:szCs w:val="27"/>
        </w:rPr>
        <w:t>Alduraiweesh</w:t>
      </w:r>
      <w:proofErr w:type="spellEnd"/>
      <w:r w:rsidRPr="5C01FD06" w:rsidR="5C01FD06">
        <w:rPr>
          <w:i w:val="1"/>
          <w:iCs w:val="1"/>
          <w:sz w:val="27"/>
          <w:szCs w:val="27"/>
        </w:rPr>
        <w:t>, Jesse Anderson, Nathaniel Lewis, Trevor Brooks</w:t>
      </w:r>
    </w:p>
    <w:p w:rsidR="00EC5A77" w:rsidRDefault="00EC5A77" w14:paraId="5AC0C25A" w14:textId="77777777">
      <w:r>
        <w:t>SRS Version History</w:t>
      </w:r>
    </w:p>
    <w:tbl>
      <w:tblPr>
        <w:tblW w:w="0" w:type="auto"/>
        <w:tblInd w:w="-17" w:type="dxa"/>
        <w:tblLayout w:type="fixed"/>
        <w:tblCellMar>
          <w:left w:w="80" w:type="dxa"/>
          <w:right w:w="80" w:type="dxa"/>
        </w:tblCellMar>
        <w:tblLook w:val="0000" w:firstRow="0" w:lastRow="0" w:firstColumn="0" w:lastColumn="0" w:noHBand="0" w:noVBand="0"/>
      </w:tblPr>
      <w:tblGrid>
        <w:gridCol w:w="1410"/>
        <w:gridCol w:w="1400"/>
        <w:gridCol w:w="3200"/>
        <w:gridCol w:w="3455"/>
      </w:tblGrid>
      <w:tr w:rsidR="00EC5A77" w:rsidTr="5C01FD06" w14:paraId="75677E4C" w14:textId="77777777">
        <w:trPr>
          <w:cantSplit/>
        </w:trPr>
        <w:tc>
          <w:tcPr>
            <w:tcW w:w="1410" w:type="dxa"/>
            <w:tcBorders>
              <w:top w:val="single" w:color="000000" w:themeColor="text1" w:sz="4" w:space="0"/>
              <w:left w:val="single" w:color="000000" w:themeColor="text1" w:sz="4" w:space="0"/>
              <w:bottom w:val="single" w:color="000000" w:themeColor="text1" w:sz="4" w:space="0"/>
            </w:tcBorders>
            <w:shd w:val="clear" w:color="auto" w:fill="auto"/>
            <w:tcMar/>
          </w:tcPr>
          <w:p w:rsidR="00EC5A77" w:rsidRDefault="00EC5A77" w14:paraId="0865435F" w14:textId="77777777">
            <w:pPr>
              <w:snapToGrid w:val="0"/>
              <w:spacing w:before="40" w:after="40"/>
              <w:rPr>
                <w:rFonts w:ascii="Arial" w:hAnsi="Arial"/>
                <w:sz w:val="20"/>
              </w:rPr>
            </w:pPr>
            <w:r>
              <w:rPr>
                <w:rFonts w:ascii="Arial" w:hAnsi="Arial"/>
                <w:sz w:val="20"/>
              </w:rPr>
              <w:t>SRS Version</w:t>
            </w:r>
          </w:p>
        </w:tc>
        <w:tc>
          <w:tcPr>
            <w:tcW w:w="1400" w:type="dxa"/>
            <w:tcBorders>
              <w:top w:val="single" w:color="000000" w:themeColor="text1" w:sz="4" w:space="0"/>
              <w:left w:val="single" w:color="000000" w:themeColor="text1" w:sz="4" w:space="0"/>
              <w:bottom w:val="single" w:color="000000" w:themeColor="text1" w:sz="4" w:space="0"/>
            </w:tcBorders>
            <w:shd w:val="clear" w:color="auto" w:fill="auto"/>
            <w:tcMar/>
          </w:tcPr>
          <w:p w:rsidR="00EC5A77" w:rsidRDefault="00EC5A77" w14:paraId="73A7DA6E" w14:textId="77777777">
            <w:pPr>
              <w:snapToGrid w:val="0"/>
              <w:spacing w:before="40" w:after="40"/>
              <w:rPr>
                <w:rFonts w:ascii="Arial" w:hAnsi="Arial"/>
                <w:sz w:val="20"/>
              </w:rPr>
            </w:pPr>
            <w:r>
              <w:rPr>
                <w:rFonts w:ascii="Arial" w:hAnsi="Arial"/>
                <w:sz w:val="20"/>
              </w:rPr>
              <w:t>Date</w:t>
            </w:r>
          </w:p>
        </w:tc>
        <w:tc>
          <w:tcPr>
            <w:tcW w:w="3200" w:type="dxa"/>
            <w:tcBorders>
              <w:top w:val="single" w:color="000000" w:themeColor="text1" w:sz="4" w:space="0"/>
              <w:left w:val="single" w:color="000000" w:themeColor="text1" w:sz="4" w:space="0"/>
              <w:bottom w:val="single" w:color="000000" w:themeColor="text1" w:sz="4" w:space="0"/>
            </w:tcBorders>
            <w:shd w:val="clear" w:color="auto" w:fill="auto"/>
            <w:tcMar/>
          </w:tcPr>
          <w:p w:rsidR="00EC5A77" w:rsidRDefault="00EC5A77" w14:paraId="6D4D39B8" w14:textId="77777777">
            <w:pPr>
              <w:snapToGrid w:val="0"/>
              <w:spacing w:before="40" w:after="40"/>
              <w:rPr>
                <w:rFonts w:ascii="Arial" w:hAnsi="Arial"/>
                <w:sz w:val="20"/>
              </w:rPr>
            </w:pPr>
            <w:r>
              <w:rPr>
                <w:rFonts w:ascii="Arial" w:hAnsi="Arial"/>
                <w:sz w:val="20"/>
              </w:rPr>
              <w:t xml:space="preserve">Authors </w:t>
            </w:r>
          </w:p>
        </w:tc>
        <w:tc>
          <w:tcPr>
            <w:tcW w:w="34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EC5A77" w:rsidRDefault="00EC5A77" w14:paraId="09BF7A36" w14:textId="77777777">
            <w:pPr>
              <w:snapToGrid w:val="0"/>
              <w:spacing w:before="40" w:after="40"/>
              <w:rPr>
                <w:rFonts w:ascii="Arial" w:hAnsi="Arial"/>
                <w:sz w:val="20"/>
              </w:rPr>
            </w:pPr>
            <w:r>
              <w:rPr>
                <w:rFonts w:ascii="Arial" w:hAnsi="Arial"/>
                <w:sz w:val="20"/>
              </w:rPr>
              <w:t>Comment</w:t>
            </w:r>
          </w:p>
        </w:tc>
      </w:tr>
      <w:tr w:rsidR="00EC5A77" w:rsidTr="5C01FD06" w14:paraId="25D52B3A" w14:textId="77777777">
        <w:trPr>
          <w:cantSplit/>
        </w:trPr>
        <w:tc>
          <w:tcPr>
            <w:tcW w:w="1410" w:type="dxa"/>
            <w:tcBorders>
              <w:top w:val="single" w:color="000000" w:themeColor="text1" w:sz="4" w:space="0"/>
              <w:left w:val="single" w:color="000000" w:themeColor="text1" w:sz="4" w:space="0"/>
              <w:bottom w:val="single" w:color="000000" w:themeColor="text1" w:sz="4" w:space="0"/>
            </w:tcBorders>
            <w:shd w:val="clear" w:color="auto" w:fill="auto"/>
            <w:tcMar/>
          </w:tcPr>
          <w:p w:rsidR="00EC5A77" w:rsidRDefault="00EC5A77" w14:paraId="30F10793" w14:textId="77777777">
            <w:pPr>
              <w:snapToGrid w:val="0"/>
              <w:spacing w:before="40" w:after="40"/>
              <w:rPr>
                <w:rFonts w:ascii="Arial" w:hAnsi="Arial"/>
                <w:sz w:val="20"/>
              </w:rPr>
            </w:pPr>
            <w:r>
              <w:rPr>
                <w:rFonts w:ascii="Arial" w:hAnsi="Arial"/>
                <w:sz w:val="20"/>
              </w:rPr>
              <w:t>1.0</w:t>
            </w:r>
          </w:p>
        </w:tc>
        <w:tc>
          <w:tcPr>
            <w:tcW w:w="1400" w:type="dxa"/>
            <w:tcBorders>
              <w:top w:val="single" w:color="000000" w:themeColor="text1" w:sz="4" w:space="0"/>
              <w:left w:val="single" w:color="000000" w:themeColor="text1" w:sz="4" w:space="0"/>
              <w:bottom w:val="single" w:color="000000" w:themeColor="text1" w:sz="4" w:space="0"/>
            </w:tcBorders>
            <w:shd w:val="clear" w:color="auto" w:fill="auto"/>
            <w:tcMar/>
          </w:tcPr>
          <w:p w:rsidR="00EC5A77" w:rsidRDefault="00EC5A77" w14:paraId="54F4CE0C" w14:textId="77777777">
            <w:pPr>
              <w:snapToGrid w:val="0"/>
              <w:spacing w:before="40" w:after="40"/>
              <w:rPr>
                <w:rFonts w:ascii="Arial" w:hAnsi="Arial"/>
                <w:sz w:val="20"/>
              </w:rPr>
            </w:pPr>
            <w:r>
              <w:rPr>
                <w:rFonts w:ascii="Arial" w:hAnsi="Arial"/>
                <w:sz w:val="20"/>
              </w:rPr>
              <w:t>110213</w:t>
            </w:r>
          </w:p>
        </w:tc>
        <w:tc>
          <w:tcPr>
            <w:tcW w:w="3200" w:type="dxa"/>
            <w:tcBorders>
              <w:top w:val="single" w:color="000000" w:themeColor="text1" w:sz="4" w:space="0"/>
              <w:left w:val="single" w:color="000000" w:themeColor="text1" w:sz="4" w:space="0"/>
              <w:bottom w:val="single" w:color="000000" w:themeColor="text1" w:sz="4" w:space="0"/>
            </w:tcBorders>
            <w:shd w:val="clear" w:color="auto" w:fill="auto"/>
            <w:tcMar/>
          </w:tcPr>
          <w:p w:rsidR="00EC5A77" w:rsidP="5C01FD06" w:rsidRDefault="00EC5A77" w14:paraId="4D600CA4" w14:textId="4722F4C9">
            <w:pPr>
              <w:snapToGrid w:val="0"/>
              <w:spacing w:before="40" w:after="40"/>
              <w:jc w:val="center"/>
              <w:rPr>
                <w:rFonts w:ascii="Arial" w:hAnsi="Arial"/>
                <w:sz w:val="20"/>
                <w:szCs w:val="20"/>
              </w:rPr>
            </w:pPr>
            <w:proofErr w:type="spellStart"/>
            <w:r w:rsidRPr="5C01FD06" w:rsidR="5C01FD06">
              <w:rPr>
                <w:rFonts w:ascii="Arial" w:hAnsi="Arial" w:eastAsia="Times New Roman" w:cs="CG Times (WN)"/>
                <w:color w:val="000000" w:themeColor="text1" w:themeTint="FF" w:themeShade="FF"/>
                <w:sz w:val="20"/>
                <w:szCs w:val="20"/>
                <w:lang w:eastAsia="ar-SA"/>
              </w:rPr>
              <w:t>AbdulRahman</w:t>
            </w:r>
            <w:proofErr w:type="spellEnd"/>
            <w:r w:rsidRPr="5C01FD06" w:rsidR="5C01FD06">
              <w:rPr>
                <w:rFonts w:ascii="Arial" w:hAnsi="Arial" w:eastAsia="Times New Roman" w:cs="CG Times (WN)"/>
                <w:color w:val="000000" w:themeColor="text1" w:themeTint="FF" w:themeShade="FF"/>
                <w:sz w:val="20"/>
                <w:szCs w:val="20"/>
                <w:lang w:eastAsia="ar-SA"/>
              </w:rPr>
              <w:t xml:space="preserve"> </w:t>
            </w:r>
            <w:proofErr w:type="spellStart"/>
            <w:r w:rsidRPr="5C01FD06" w:rsidR="5C01FD06">
              <w:rPr>
                <w:rFonts w:ascii="Arial" w:hAnsi="Arial" w:eastAsia="Times New Roman" w:cs="CG Times (WN)"/>
                <w:color w:val="000000" w:themeColor="text1" w:themeTint="FF" w:themeShade="FF"/>
                <w:sz w:val="20"/>
                <w:szCs w:val="20"/>
                <w:lang w:eastAsia="ar-SA"/>
              </w:rPr>
              <w:t>Alduraiweesh</w:t>
            </w:r>
            <w:proofErr w:type="spellEnd"/>
            <w:r w:rsidRPr="5C01FD06" w:rsidR="5C01FD06">
              <w:rPr>
                <w:rFonts w:ascii="Arial" w:hAnsi="Arial" w:eastAsia="Times New Roman" w:cs="CG Times (WN)"/>
                <w:color w:val="000000" w:themeColor="text1" w:themeTint="FF" w:themeShade="FF"/>
                <w:sz w:val="20"/>
                <w:szCs w:val="20"/>
                <w:lang w:eastAsia="ar-SA"/>
              </w:rPr>
              <w:t>, Jesse Anderson, Nathaniel Lewis, Trevor Brooks</w:t>
            </w:r>
          </w:p>
          <w:p w:rsidR="00EC5A77" w:rsidP="5C01FD06" w:rsidRDefault="00EC5A77" w14:paraId="128B436D" w14:textId="70557048">
            <w:pPr>
              <w:pStyle w:val="Normal"/>
              <w:snapToGrid w:val="0"/>
              <w:spacing w:before="40" w:after="40"/>
              <w:rPr>
                <w:rFonts w:ascii="Arial" w:hAnsi="Arial"/>
                <w:sz w:val="20"/>
                <w:szCs w:val="20"/>
              </w:rPr>
            </w:pPr>
          </w:p>
        </w:tc>
        <w:tc>
          <w:tcPr>
            <w:tcW w:w="34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00EC5A77" w:rsidRDefault="00EC5A77" w14:paraId="5B0092E0" w14:textId="77777777">
            <w:pPr>
              <w:snapToGrid w:val="0"/>
              <w:spacing w:before="40" w:after="40"/>
              <w:rPr>
                <w:rFonts w:ascii="Arial" w:hAnsi="Arial"/>
                <w:sz w:val="20"/>
              </w:rPr>
            </w:pPr>
            <w:r>
              <w:rPr>
                <w:rFonts w:ascii="Arial" w:hAnsi="Arial"/>
                <w:sz w:val="20"/>
              </w:rPr>
              <w:t>Combined group project SRS</w:t>
            </w:r>
          </w:p>
        </w:tc>
      </w:tr>
    </w:tbl>
    <w:p w:rsidR="5C01FD06" w:rsidRDefault="5C01FD06" w14:paraId="3303ADA7" w14:textId="63125CE6"/>
    <w:p w:rsidR="00EC5A77" w:rsidRDefault="00EC5A77" w14:paraId="5FAE0023" w14:textId="77777777">
      <w:pPr>
        <w:rPr>
          <w:sz w:val="20"/>
        </w:rPr>
      </w:pPr>
    </w:p>
    <w:p w:rsidR="00EC5A77" w:rsidRDefault="00EC5A77" w14:paraId="32AE8418" w14:textId="77777777">
      <w:pPr>
        <w:pageBreakBefore/>
        <w:overflowPunct/>
        <w:autoSpaceDE/>
        <w:textAlignment w:val="auto"/>
        <w:rPr>
          <w:sz w:val="20"/>
        </w:rPr>
      </w:pPr>
    </w:p>
    <w:p w:rsidR="00EC5A77" w:rsidP="5C01FD06" w:rsidRDefault="00EC5A77" w14:paraId="42E09313" w14:noSpellErr="1" w14:textId="20E2D795">
      <w:pPr>
        <w:pStyle w:val="Normal"/>
        <w:rPr>
          <w:b w:val="1"/>
          <w:bCs w:val="1"/>
        </w:rPr>
      </w:pPr>
      <w:r w:rsidRPr="5C01FD06" w:rsidR="5C01FD06">
        <w:rPr>
          <w:b w:val="1"/>
          <w:bCs w:val="1"/>
        </w:rPr>
        <w:t>Montana Tech Software Engineering Students:</w:t>
      </w:r>
    </w:p>
    <w:p w:rsidR="00EC5A77" w:rsidRDefault="00EC5A77" w14:paraId="230F9688" w14:textId="77777777">
      <w:pPr>
        <w:rPr>
          <w:szCs w:val="24"/>
        </w:rPr>
        <w:sectPr w:rsidR="00EC5A77">
          <w:headerReference w:type="default" r:id="rId8"/>
          <w:footerReference w:type="default" r:id="rId9"/>
          <w:pgSz w:w="12240" w:h="15840" w:orient="portrait"/>
          <w:pgMar w:top="1440" w:right="1440" w:bottom="1440" w:left="2160" w:header="720" w:footer="720" w:gutter="0"/>
          <w:pgNumType w:fmt="lowerRoman" w:start="1"/>
          <w:cols w:space="720"/>
          <w:docGrid w:linePitch="360"/>
        </w:sectPr>
      </w:pPr>
      <w:r>
        <w:rPr>
          <w:szCs w:val="24"/>
        </w:rPr>
        <w:t>These Montana Tech Method software engineering standards encapsulate Dr. Ackerman’s decades of experience in the software industry, the IEEE software engineering standards, and many suggestions from various texts. They have gone through many revisions and additions over the last several years. They are part of your software engineering studies so that (1) you may have the experience of developing software to a standard (which you may find you need to do if you take a job that requires high reliability software), and so that (2) you will have the experience of developing high quality software. You are also invited to participate in the continuing evolution of these standards by studying them critically and making suggestions for their improvement and correction.</w:t>
      </w:r>
    </w:p>
    <w:p w:rsidR="00EC5A77" w:rsidRDefault="00EC5A77" w14:paraId="1F6AE858" w14:textId="77777777">
      <w:pPr>
        <w:rPr>
          <w:szCs w:val="24"/>
        </w:rPr>
      </w:pPr>
    </w:p>
    <w:p w:rsidR="00EC5A77" w:rsidRDefault="00EC5A77" w14:paraId="0644E64C" w14:textId="77777777">
      <w:pPr>
        <w:pStyle w:val="TOC1"/>
        <w:rPr>
          <w:caps w:val="0"/>
          <w:sz w:val="28"/>
        </w:rPr>
        <w:sectPr w:rsidR="00EC5A77">
          <w:headerReference w:type="even" r:id="rId10"/>
          <w:headerReference w:type="default" r:id="rId11"/>
          <w:footerReference w:type="even" r:id="rId12"/>
          <w:footerReference w:type="default" r:id="rId13"/>
          <w:headerReference w:type="first" r:id="rId14"/>
          <w:footerReference w:type="first" r:id="rId15"/>
          <w:pgSz w:w="12240" w:h="15840" w:orient="portrait"/>
          <w:pgMar w:top="1440" w:right="1440" w:bottom="1440" w:left="2160" w:header="720" w:footer="720" w:gutter="0"/>
          <w:pgNumType w:fmt="lowerRoman"/>
          <w:cols w:space="720"/>
          <w:docGrid w:linePitch="360"/>
        </w:sectPr>
      </w:pPr>
      <w:r>
        <w:rPr>
          <w:caps w:val="0"/>
          <w:sz w:val="28"/>
        </w:rPr>
        <w:t>TABLE CONTENTS</w:t>
      </w:r>
    </w:p>
    <w:p w:rsidRPr="00EE5D87" w:rsidR="00721B27" w:rsidRDefault="00EC5A77" w14:paraId="75EF3AA3" w14:textId="77777777">
      <w:pPr>
        <w:pStyle w:val="TOC1"/>
        <w:tabs>
          <w:tab w:val="right" w:leader="dot" w:pos="8630"/>
        </w:tabs>
        <w:rPr>
          <w:rFonts w:ascii="Calibri" w:hAnsi="Calibri" w:cs="Times New Roman"/>
          <w:b w:val="0"/>
          <w:bCs w:val="0"/>
          <w:caps w:val="0"/>
          <w:noProof/>
          <w:color w:val="auto"/>
          <w:sz w:val="22"/>
          <w:szCs w:val="22"/>
          <w:lang w:eastAsia="en-US"/>
        </w:rPr>
      </w:pPr>
      <w:r>
        <w:lastRenderedPageBreak/>
        <w:fldChar w:fldCharType="begin"/>
      </w:r>
      <w:r>
        <w:instrText xml:space="preserve"> TOC </w:instrText>
      </w:r>
      <w:r>
        <w:fldChar w:fldCharType="separate"/>
      </w:r>
      <w:r w:rsidR="00721B27">
        <w:rPr>
          <w:noProof/>
        </w:rPr>
        <w:t>1. Introduction</w:t>
      </w:r>
      <w:r w:rsidR="00721B27">
        <w:rPr>
          <w:noProof/>
        </w:rPr>
        <w:tab/>
      </w:r>
      <w:r w:rsidR="00721B27">
        <w:rPr>
          <w:noProof/>
        </w:rPr>
        <w:fldChar w:fldCharType="begin"/>
      </w:r>
      <w:r w:rsidR="00721B27">
        <w:rPr>
          <w:noProof/>
        </w:rPr>
        <w:instrText xml:space="preserve"> PAGEREF _Toc418500228 \h </w:instrText>
      </w:r>
      <w:r w:rsidR="00721B27">
        <w:rPr>
          <w:noProof/>
        </w:rPr>
      </w:r>
      <w:r w:rsidR="00721B27">
        <w:rPr>
          <w:noProof/>
        </w:rPr>
        <w:fldChar w:fldCharType="separate"/>
      </w:r>
      <w:r w:rsidR="002F5FD2">
        <w:rPr>
          <w:noProof/>
        </w:rPr>
        <w:t>7</w:t>
      </w:r>
      <w:r w:rsidR="00721B27">
        <w:rPr>
          <w:noProof/>
        </w:rPr>
        <w:fldChar w:fldCharType="end"/>
      </w:r>
    </w:p>
    <w:p w:rsidRPr="00EE5D87" w:rsidR="00721B27" w:rsidRDefault="00721B27" w14:paraId="71433C13" w14:textId="77777777">
      <w:pPr>
        <w:pStyle w:val="TOC2"/>
        <w:tabs>
          <w:tab w:val="left" w:pos="960"/>
          <w:tab w:val="right" w:leader="dot" w:pos="8630"/>
        </w:tabs>
        <w:rPr>
          <w:rFonts w:ascii="Calibri" w:hAnsi="Calibri" w:cs="Times New Roman"/>
          <w:smallCaps w:val="0"/>
          <w:noProof/>
          <w:color w:val="auto"/>
          <w:sz w:val="22"/>
          <w:szCs w:val="22"/>
          <w:lang w:eastAsia="en-US"/>
        </w:rPr>
      </w:pPr>
      <w:r>
        <w:rPr>
          <w:noProof/>
        </w:rPr>
        <w:t>2.1</w:t>
      </w:r>
      <w:r w:rsidRPr="00EE5D87">
        <w:rPr>
          <w:rFonts w:ascii="Calibri" w:hAnsi="Calibri" w:cs="Times New Roman"/>
          <w:smallCaps w:val="0"/>
          <w:noProof/>
          <w:color w:val="auto"/>
          <w:sz w:val="22"/>
          <w:szCs w:val="22"/>
          <w:lang w:eastAsia="en-US"/>
        </w:rPr>
        <w:tab/>
      </w:r>
      <w:r>
        <w:rPr>
          <w:noProof/>
        </w:rPr>
        <w:t>Software Purpose and Scope</w:t>
      </w:r>
      <w:r>
        <w:rPr>
          <w:noProof/>
        </w:rPr>
        <w:tab/>
      </w:r>
      <w:r>
        <w:rPr>
          <w:noProof/>
        </w:rPr>
        <w:fldChar w:fldCharType="begin"/>
      </w:r>
      <w:r>
        <w:rPr>
          <w:noProof/>
        </w:rPr>
        <w:instrText xml:space="preserve"> PAGEREF _Toc418500229 \h </w:instrText>
      </w:r>
      <w:r>
        <w:rPr>
          <w:noProof/>
        </w:rPr>
      </w:r>
      <w:r>
        <w:rPr>
          <w:noProof/>
        </w:rPr>
        <w:fldChar w:fldCharType="separate"/>
      </w:r>
      <w:r w:rsidR="002F5FD2">
        <w:rPr>
          <w:noProof/>
        </w:rPr>
        <w:t>7</w:t>
      </w:r>
      <w:r>
        <w:rPr>
          <w:noProof/>
        </w:rPr>
        <w:fldChar w:fldCharType="end"/>
      </w:r>
    </w:p>
    <w:p w:rsidRPr="00EE5D87" w:rsidR="00721B27" w:rsidRDefault="00721B27" w14:paraId="67541C16" w14:textId="77777777">
      <w:pPr>
        <w:pStyle w:val="TOC2"/>
        <w:tabs>
          <w:tab w:val="left" w:pos="960"/>
          <w:tab w:val="right" w:leader="dot" w:pos="8630"/>
        </w:tabs>
        <w:rPr>
          <w:rFonts w:ascii="Calibri" w:hAnsi="Calibri" w:cs="Times New Roman"/>
          <w:smallCaps w:val="0"/>
          <w:noProof/>
          <w:color w:val="auto"/>
          <w:sz w:val="22"/>
          <w:szCs w:val="22"/>
          <w:lang w:eastAsia="en-US"/>
        </w:rPr>
      </w:pPr>
      <w:r>
        <w:rPr>
          <w:noProof/>
        </w:rPr>
        <w:t>2.2</w:t>
      </w:r>
      <w:r w:rsidRPr="00EE5D87">
        <w:rPr>
          <w:rFonts w:ascii="Calibri" w:hAnsi="Calibri" w:cs="Times New Roman"/>
          <w:smallCaps w:val="0"/>
          <w:noProof/>
          <w:color w:val="auto"/>
          <w:sz w:val="22"/>
          <w:szCs w:val="22"/>
          <w:lang w:eastAsia="en-US"/>
        </w:rPr>
        <w:tab/>
      </w:r>
      <w:r>
        <w:rPr>
          <w:noProof/>
        </w:rPr>
        <w:t>Document Purpose and Contents</w:t>
      </w:r>
      <w:r>
        <w:rPr>
          <w:noProof/>
        </w:rPr>
        <w:tab/>
      </w:r>
      <w:r>
        <w:rPr>
          <w:noProof/>
        </w:rPr>
        <w:fldChar w:fldCharType="begin"/>
      </w:r>
      <w:r>
        <w:rPr>
          <w:noProof/>
        </w:rPr>
        <w:instrText xml:space="preserve"> PAGEREF _Toc418500230 \h </w:instrText>
      </w:r>
      <w:r>
        <w:rPr>
          <w:noProof/>
        </w:rPr>
      </w:r>
      <w:r>
        <w:rPr>
          <w:noProof/>
        </w:rPr>
        <w:fldChar w:fldCharType="separate"/>
      </w:r>
      <w:r w:rsidR="002F5FD2">
        <w:rPr>
          <w:noProof/>
        </w:rPr>
        <w:t>7</w:t>
      </w:r>
      <w:r>
        <w:rPr>
          <w:noProof/>
        </w:rPr>
        <w:fldChar w:fldCharType="end"/>
      </w:r>
    </w:p>
    <w:p w:rsidRPr="00EE5D87" w:rsidR="00721B27" w:rsidRDefault="00721B27" w14:paraId="567B26C6" w14:textId="77777777">
      <w:pPr>
        <w:pStyle w:val="TOC2"/>
        <w:tabs>
          <w:tab w:val="left" w:pos="960"/>
          <w:tab w:val="right" w:leader="dot" w:pos="8630"/>
        </w:tabs>
        <w:rPr>
          <w:rFonts w:ascii="Calibri" w:hAnsi="Calibri" w:cs="Times New Roman"/>
          <w:smallCaps w:val="0"/>
          <w:noProof/>
          <w:color w:val="auto"/>
          <w:sz w:val="22"/>
          <w:szCs w:val="22"/>
          <w:lang w:eastAsia="en-US"/>
        </w:rPr>
      </w:pPr>
      <w:r>
        <w:rPr>
          <w:noProof/>
        </w:rPr>
        <w:t>2.3</w:t>
      </w:r>
      <w:r w:rsidRPr="00EE5D87">
        <w:rPr>
          <w:rFonts w:ascii="Calibri" w:hAnsi="Calibri" w:cs="Times New Roman"/>
          <w:smallCaps w:val="0"/>
          <w:noProof/>
          <w:color w:val="auto"/>
          <w:sz w:val="22"/>
          <w:szCs w:val="22"/>
          <w:lang w:eastAsia="en-US"/>
        </w:rPr>
        <w:tab/>
      </w:r>
      <w:r>
        <w:rPr>
          <w:noProof/>
        </w:rPr>
        <w:t>Definitions, Acronyms, and References</w:t>
      </w:r>
      <w:r>
        <w:rPr>
          <w:noProof/>
        </w:rPr>
        <w:tab/>
      </w:r>
      <w:r>
        <w:rPr>
          <w:noProof/>
        </w:rPr>
        <w:fldChar w:fldCharType="begin"/>
      </w:r>
      <w:r>
        <w:rPr>
          <w:noProof/>
        </w:rPr>
        <w:instrText xml:space="preserve"> PAGEREF _Toc418500231 \h </w:instrText>
      </w:r>
      <w:r>
        <w:rPr>
          <w:noProof/>
        </w:rPr>
      </w:r>
      <w:r>
        <w:rPr>
          <w:noProof/>
        </w:rPr>
        <w:fldChar w:fldCharType="separate"/>
      </w:r>
      <w:r w:rsidR="002F5FD2">
        <w:rPr>
          <w:noProof/>
        </w:rPr>
        <w:t>8</w:t>
      </w:r>
      <w:r>
        <w:rPr>
          <w:noProof/>
        </w:rPr>
        <w:fldChar w:fldCharType="end"/>
      </w:r>
    </w:p>
    <w:p w:rsidRPr="00EE5D87" w:rsidR="00721B27" w:rsidRDefault="00721B27" w14:paraId="0718420A" w14:textId="77777777">
      <w:pPr>
        <w:pStyle w:val="TOC3"/>
        <w:tabs>
          <w:tab w:val="left" w:pos="1200"/>
          <w:tab w:val="right" w:leader="dot" w:pos="8630"/>
        </w:tabs>
        <w:rPr>
          <w:rFonts w:ascii="Calibri" w:hAnsi="Calibri" w:cs="Times New Roman"/>
          <w:i w:val="0"/>
          <w:iCs w:val="0"/>
          <w:noProof/>
          <w:color w:val="auto"/>
          <w:sz w:val="22"/>
          <w:szCs w:val="22"/>
          <w:lang w:eastAsia="en-US"/>
        </w:rPr>
      </w:pPr>
      <w:r>
        <w:rPr>
          <w:noProof/>
        </w:rPr>
        <w:t>1.3.1</w:t>
      </w:r>
      <w:r w:rsidRPr="00EE5D87">
        <w:rPr>
          <w:rFonts w:ascii="Calibri" w:hAnsi="Calibri" w:cs="Times New Roman"/>
          <w:i w:val="0"/>
          <w:iCs w:val="0"/>
          <w:noProof/>
          <w:color w:val="auto"/>
          <w:sz w:val="22"/>
          <w:szCs w:val="22"/>
          <w:lang w:eastAsia="en-US"/>
        </w:rPr>
        <w:tab/>
      </w:r>
      <w:r>
        <w:rPr>
          <w:noProof/>
        </w:rPr>
        <w:t>Definitions</w:t>
      </w:r>
      <w:r>
        <w:rPr>
          <w:noProof/>
        </w:rPr>
        <w:tab/>
      </w:r>
      <w:r>
        <w:rPr>
          <w:noProof/>
        </w:rPr>
        <w:fldChar w:fldCharType="begin"/>
      </w:r>
      <w:r>
        <w:rPr>
          <w:noProof/>
        </w:rPr>
        <w:instrText xml:space="preserve"> PAGEREF _Toc418500232 \h </w:instrText>
      </w:r>
      <w:r>
        <w:rPr>
          <w:noProof/>
        </w:rPr>
      </w:r>
      <w:r>
        <w:rPr>
          <w:noProof/>
        </w:rPr>
        <w:fldChar w:fldCharType="separate"/>
      </w:r>
      <w:r w:rsidR="002F5FD2">
        <w:rPr>
          <w:noProof/>
        </w:rPr>
        <w:t>8</w:t>
      </w:r>
      <w:r>
        <w:rPr>
          <w:noProof/>
        </w:rPr>
        <w:fldChar w:fldCharType="end"/>
      </w:r>
    </w:p>
    <w:p w:rsidRPr="00EE5D87" w:rsidR="00721B27" w:rsidRDefault="00721B27" w14:paraId="11B3CF2F" w14:textId="77777777">
      <w:pPr>
        <w:pStyle w:val="TOC3"/>
        <w:tabs>
          <w:tab w:val="left" w:pos="1200"/>
          <w:tab w:val="right" w:leader="dot" w:pos="8630"/>
        </w:tabs>
        <w:rPr>
          <w:rFonts w:ascii="Calibri" w:hAnsi="Calibri" w:cs="Times New Roman"/>
          <w:i w:val="0"/>
          <w:iCs w:val="0"/>
          <w:noProof/>
          <w:color w:val="auto"/>
          <w:sz w:val="22"/>
          <w:szCs w:val="22"/>
          <w:lang w:eastAsia="en-US"/>
        </w:rPr>
      </w:pPr>
      <w:r>
        <w:rPr>
          <w:noProof/>
        </w:rPr>
        <w:t>1.3.2</w:t>
      </w:r>
      <w:r w:rsidRPr="00EE5D87">
        <w:rPr>
          <w:rFonts w:ascii="Calibri" w:hAnsi="Calibri" w:cs="Times New Roman"/>
          <w:i w:val="0"/>
          <w:iCs w:val="0"/>
          <w:noProof/>
          <w:color w:val="auto"/>
          <w:sz w:val="22"/>
          <w:szCs w:val="22"/>
          <w:lang w:eastAsia="en-US"/>
        </w:rPr>
        <w:tab/>
      </w:r>
      <w:r>
        <w:rPr>
          <w:noProof/>
        </w:rPr>
        <w:t>Acronyms and Abbreviations</w:t>
      </w:r>
      <w:r>
        <w:rPr>
          <w:noProof/>
        </w:rPr>
        <w:tab/>
      </w:r>
      <w:r>
        <w:rPr>
          <w:noProof/>
        </w:rPr>
        <w:fldChar w:fldCharType="begin"/>
      </w:r>
      <w:r>
        <w:rPr>
          <w:noProof/>
        </w:rPr>
        <w:instrText xml:space="preserve"> PAGEREF _Toc418500233 \h </w:instrText>
      </w:r>
      <w:r>
        <w:rPr>
          <w:noProof/>
        </w:rPr>
      </w:r>
      <w:r>
        <w:rPr>
          <w:noProof/>
        </w:rPr>
        <w:fldChar w:fldCharType="separate"/>
      </w:r>
      <w:r w:rsidR="002F5FD2">
        <w:rPr>
          <w:noProof/>
        </w:rPr>
        <w:t>10</w:t>
      </w:r>
      <w:r>
        <w:rPr>
          <w:noProof/>
        </w:rPr>
        <w:fldChar w:fldCharType="end"/>
      </w:r>
    </w:p>
    <w:p w:rsidRPr="00EE5D87" w:rsidR="00721B27" w:rsidRDefault="00721B27" w14:paraId="17AAE441" w14:textId="77777777">
      <w:pPr>
        <w:pStyle w:val="TOC3"/>
        <w:tabs>
          <w:tab w:val="left" w:pos="1200"/>
          <w:tab w:val="right" w:leader="dot" w:pos="8630"/>
        </w:tabs>
        <w:rPr>
          <w:rFonts w:ascii="Calibri" w:hAnsi="Calibri" w:cs="Times New Roman"/>
          <w:i w:val="0"/>
          <w:iCs w:val="0"/>
          <w:noProof/>
          <w:color w:val="auto"/>
          <w:sz w:val="22"/>
          <w:szCs w:val="22"/>
          <w:lang w:eastAsia="en-US"/>
        </w:rPr>
      </w:pPr>
      <w:r>
        <w:rPr>
          <w:noProof/>
        </w:rPr>
        <w:t>1.3.3</w:t>
      </w:r>
      <w:r w:rsidRPr="00EE5D87">
        <w:rPr>
          <w:rFonts w:ascii="Calibri" w:hAnsi="Calibri" w:cs="Times New Roman"/>
          <w:i w:val="0"/>
          <w:iCs w:val="0"/>
          <w:noProof/>
          <w:color w:val="auto"/>
          <w:sz w:val="22"/>
          <w:szCs w:val="22"/>
          <w:lang w:eastAsia="en-US"/>
        </w:rPr>
        <w:tab/>
      </w:r>
      <w:r>
        <w:rPr>
          <w:noProof/>
        </w:rPr>
        <w:t>Data Dictionary</w:t>
      </w:r>
      <w:r>
        <w:rPr>
          <w:noProof/>
        </w:rPr>
        <w:tab/>
      </w:r>
      <w:r>
        <w:rPr>
          <w:noProof/>
        </w:rPr>
        <w:fldChar w:fldCharType="begin"/>
      </w:r>
      <w:r>
        <w:rPr>
          <w:noProof/>
        </w:rPr>
        <w:instrText xml:space="preserve"> PAGEREF _Toc418500234 \h </w:instrText>
      </w:r>
      <w:r>
        <w:rPr>
          <w:noProof/>
        </w:rPr>
      </w:r>
      <w:r>
        <w:rPr>
          <w:noProof/>
        </w:rPr>
        <w:fldChar w:fldCharType="separate"/>
      </w:r>
      <w:r w:rsidR="002F5FD2">
        <w:rPr>
          <w:noProof/>
        </w:rPr>
        <w:t>10</w:t>
      </w:r>
      <w:r>
        <w:rPr>
          <w:noProof/>
        </w:rPr>
        <w:fldChar w:fldCharType="end"/>
      </w:r>
    </w:p>
    <w:p w:rsidRPr="00EE5D87" w:rsidR="00721B27" w:rsidRDefault="00721B27" w14:paraId="11617C88" w14:textId="77777777">
      <w:pPr>
        <w:pStyle w:val="TOC2"/>
        <w:tabs>
          <w:tab w:val="left" w:pos="960"/>
          <w:tab w:val="right" w:leader="dot" w:pos="8630"/>
        </w:tabs>
        <w:rPr>
          <w:rFonts w:ascii="Calibri" w:hAnsi="Calibri" w:cs="Times New Roman"/>
          <w:smallCaps w:val="0"/>
          <w:noProof/>
          <w:color w:val="auto"/>
          <w:sz w:val="22"/>
          <w:szCs w:val="22"/>
          <w:lang w:eastAsia="en-US"/>
        </w:rPr>
      </w:pPr>
      <w:r>
        <w:rPr>
          <w:noProof/>
        </w:rPr>
        <w:t>2.4</w:t>
      </w:r>
      <w:r w:rsidRPr="00EE5D87">
        <w:rPr>
          <w:rFonts w:ascii="Calibri" w:hAnsi="Calibri" w:cs="Times New Roman"/>
          <w:smallCaps w:val="0"/>
          <w:noProof/>
          <w:color w:val="auto"/>
          <w:sz w:val="22"/>
          <w:szCs w:val="22"/>
          <w:lang w:eastAsia="en-US"/>
        </w:rPr>
        <w:tab/>
      </w:r>
      <w:r>
        <w:rPr>
          <w:noProof/>
        </w:rPr>
        <w:t>References</w:t>
      </w:r>
      <w:r>
        <w:rPr>
          <w:noProof/>
        </w:rPr>
        <w:tab/>
      </w:r>
      <w:r>
        <w:rPr>
          <w:noProof/>
        </w:rPr>
        <w:fldChar w:fldCharType="begin"/>
      </w:r>
      <w:r>
        <w:rPr>
          <w:noProof/>
        </w:rPr>
        <w:instrText xml:space="preserve"> PAGEREF _Toc418500235 \h </w:instrText>
      </w:r>
      <w:r>
        <w:rPr>
          <w:noProof/>
        </w:rPr>
      </w:r>
      <w:r>
        <w:rPr>
          <w:noProof/>
        </w:rPr>
        <w:fldChar w:fldCharType="separate"/>
      </w:r>
      <w:r w:rsidR="002F5FD2">
        <w:rPr>
          <w:noProof/>
        </w:rPr>
        <w:t>10</w:t>
      </w:r>
      <w:r>
        <w:rPr>
          <w:noProof/>
        </w:rPr>
        <w:fldChar w:fldCharType="end"/>
      </w:r>
    </w:p>
    <w:p w:rsidRPr="00EE5D87" w:rsidR="00721B27" w:rsidRDefault="00721B27" w14:paraId="17DD5B40" w14:textId="77777777">
      <w:pPr>
        <w:pStyle w:val="TOC1"/>
        <w:tabs>
          <w:tab w:val="right" w:leader="dot" w:pos="8630"/>
        </w:tabs>
        <w:rPr>
          <w:rFonts w:ascii="Calibri" w:hAnsi="Calibri" w:cs="Times New Roman"/>
          <w:b w:val="0"/>
          <w:bCs w:val="0"/>
          <w:caps w:val="0"/>
          <w:noProof/>
          <w:color w:val="auto"/>
          <w:sz w:val="22"/>
          <w:szCs w:val="22"/>
          <w:lang w:eastAsia="en-US"/>
        </w:rPr>
      </w:pPr>
      <w:r>
        <w:rPr>
          <w:noProof/>
        </w:rPr>
        <w:t>2. General Factors</w:t>
      </w:r>
      <w:r>
        <w:rPr>
          <w:noProof/>
        </w:rPr>
        <w:tab/>
      </w:r>
      <w:r>
        <w:rPr>
          <w:noProof/>
        </w:rPr>
        <w:fldChar w:fldCharType="begin"/>
      </w:r>
      <w:r>
        <w:rPr>
          <w:noProof/>
        </w:rPr>
        <w:instrText xml:space="preserve"> PAGEREF _Toc418500236 \h </w:instrText>
      </w:r>
      <w:r>
        <w:rPr>
          <w:noProof/>
        </w:rPr>
      </w:r>
      <w:r>
        <w:rPr>
          <w:noProof/>
        </w:rPr>
        <w:fldChar w:fldCharType="separate"/>
      </w:r>
      <w:r w:rsidR="002F5FD2">
        <w:rPr>
          <w:noProof/>
        </w:rPr>
        <w:t>11</w:t>
      </w:r>
      <w:r>
        <w:rPr>
          <w:noProof/>
        </w:rPr>
        <w:fldChar w:fldCharType="end"/>
      </w:r>
    </w:p>
    <w:p w:rsidRPr="00EE5D87" w:rsidR="00721B27" w:rsidRDefault="00721B27" w14:paraId="0E1626B7" w14:textId="77777777">
      <w:pPr>
        <w:pStyle w:val="TOC2"/>
        <w:tabs>
          <w:tab w:val="left" w:pos="960"/>
          <w:tab w:val="right" w:leader="dot" w:pos="8630"/>
        </w:tabs>
        <w:rPr>
          <w:rFonts w:ascii="Calibri" w:hAnsi="Calibri" w:cs="Times New Roman"/>
          <w:smallCaps w:val="0"/>
          <w:noProof/>
          <w:color w:val="auto"/>
          <w:sz w:val="22"/>
          <w:szCs w:val="22"/>
          <w:lang w:eastAsia="en-US"/>
        </w:rPr>
      </w:pPr>
      <w:r>
        <w:rPr>
          <w:noProof/>
        </w:rPr>
        <w:t>2.5</w:t>
      </w:r>
      <w:r w:rsidRPr="00EE5D87">
        <w:rPr>
          <w:rFonts w:ascii="Calibri" w:hAnsi="Calibri" w:cs="Times New Roman"/>
          <w:smallCaps w:val="0"/>
          <w:noProof/>
          <w:color w:val="auto"/>
          <w:sz w:val="22"/>
          <w:szCs w:val="22"/>
          <w:lang w:eastAsia="en-US"/>
        </w:rPr>
        <w:tab/>
      </w:r>
      <w:r>
        <w:rPr>
          <w:noProof/>
        </w:rPr>
        <w:t>Product Perspective</w:t>
      </w:r>
      <w:r>
        <w:rPr>
          <w:noProof/>
        </w:rPr>
        <w:tab/>
      </w:r>
      <w:r>
        <w:rPr>
          <w:noProof/>
        </w:rPr>
        <w:fldChar w:fldCharType="begin"/>
      </w:r>
      <w:r>
        <w:rPr>
          <w:noProof/>
        </w:rPr>
        <w:instrText xml:space="preserve"> PAGEREF _Toc418500237 \h </w:instrText>
      </w:r>
      <w:r>
        <w:rPr>
          <w:noProof/>
        </w:rPr>
      </w:r>
      <w:r>
        <w:rPr>
          <w:noProof/>
        </w:rPr>
        <w:fldChar w:fldCharType="separate"/>
      </w:r>
      <w:r w:rsidR="002F5FD2">
        <w:rPr>
          <w:noProof/>
        </w:rPr>
        <w:t>11</w:t>
      </w:r>
      <w:r>
        <w:rPr>
          <w:noProof/>
        </w:rPr>
        <w:fldChar w:fldCharType="end"/>
      </w:r>
    </w:p>
    <w:p w:rsidRPr="00EE5D87" w:rsidR="00721B27" w:rsidRDefault="00721B27" w14:paraId="2C556765" w14:textId="77777777">
      <w:pPr>
        <w:pStyle w:val="TOC2"/>
        <w:tabs>
          <w:tab w:val="left" w:pos="960"/>
          <w:tab w:val="right" w:leader="dot" w:pos="8630"/>
        </w:tabs>
        <w:rPr>
          <w:rFonts w:ascii="Calibri" w:hAnsi="Calibri" w:cs="Times New Roman"/>
          <w:smallCaps w:val="0"/>
          <w:noProof/>
          <w:color w:val="auto"/>
          <w:sz w:val="22"/>
          <w:szCs w:val="22"/>
          <w:lang w:eastAsia="en-US"/>
        </w:rPr>
      </w:pPr>
      <w:r>
        <w:rPr>
          <w:noProof/>
        </w:rPr>
        <w:t>2.6</w:t>
      </w:r>
      <w:r w:rsidRPr="00EE5D87">
        <w:rPr>
          <w:rFonts w:ascii="Calibri" w:hAnsi="Calibri" w:cs="Times New Roman"/>
          <w:smallCaps w:val="0"/>
          <w:noProof/>
          <w:color w:val="auto"/>
          <w:sz w:val="22"/>
          <w:szCs w:val="22"/>
          <w:lang w:eastAsia="en-US"/>
        </w:rPr>
        <w:tab/>
      </w:r>
      <w:r>
        <w:rPr>
          <w:noProof/>
        </w:rPr>
        <w:t>Product Functions</w:t>
      </w:r>
      <w:r>
        <w:rPr>
          <w:noProof/>
        </w:rPr>
        <w:tab/>
      </w:r>
      <w:r>
        <w:rPr>
          <w:noProof/>
        </w:rPr>
        <w:fldChar w:fldCharType="begin"/>
      </w:r>
      <w:r>
        <w:rPr>
          <w:noProof/>
        </w:rPr>
        <w:instrText xml:space="preserve"> PAGEREF _Toc418500238 \h </w:instrText>
      </w:r>
      <w:r>
        <w:rPr>
          <w:noProof/>
        </w:rPr>
      </w:r>
      <w:r>
        <w:rPr>
          <w:noProof/>
        </w:rPr>
        <w:fldChar w:fldCharType="separate"/>
      </w:r>
      <w:r w:rsidR="002F5FD2">
        <w:rPr>
          <w:noProof/>
        </w:rPr>
        <w:t>11</w:t>
      </w:r>
      <w:r>
        <w:rPr>
          <w:noProof/>
        </w:rPr>
        <w:fldChar w:fldCharType="end"/>
      </w:r>
    </w:p>
    <w:p w:rsidRPr="00EE5D87" w:rsidR="00721B27" w:rsidRDefault="00721B27" w14:paraId="3E8DCCE1" w14:textId="77777777">
      <w:pPr>
        <w:pStyle w:val="TOC4"/>
        <w:tabs>
          <w:tab w:val="right" w:leader="dot" w:pos="8630"/>
        </w:tabs>
        <w:rPr>
          <w:rFonts w:ascii="Calibri" w:hAnsi="Calibri" w:cs="Times New Roman"/>
          <w:noProof/>
          <w:color w:val="auto"/>
          <w:sz w:val="22"/>
          <w:szCs w:val="22"/>
          <w:lang w:eastAsia="en-US"/>
        </w:rPr>
      </w:pPr>
      <w:r>
        <w:rPr>
          <w:noProof/>
        </w:rPr>
        <w:t>Function Overview</w:t>
      </w:r>
      <w:r>
        <w:rPr>
          <w:noProof/>
        </w:rPr>
        <w:tab/>
      </w:r>
      <w:r>
        <w:rPr>
          <w:noProof/>
        </w:rPr>
        <w:fldChar w:fldCharType="begin"/>
      </w:r>
      <w:r>
        <w:rPr>
          <w:noProof/>
        </w:rPr>
        <w:instrText xml:space="preserve"> PAGEREF _Toc418500239 \h </w:instrText>
      </w:r>
      <w:r>
        <w:rPr>
          <w:noProof/>
        </w:rPr>
      </w:r>
      <w:r>
        <w:rPr>
          <w:noProof/>
        </w:rPr>
        <w:fldChar w:fldCharType="separate"/>
      </w:r>
      <w:r w:rsidR="002F5FD2">
        <w:rPr>
          <w:noProof/>
        </w:rPr>
        <w:t>11</w:t>
      </w:r>
      <w:r>
        <w:rPr>
          <w:noProof/>
        </w:rPr>
        <w:fldChar w:fldCharType="end"/>
      </w:r>
    </w:p>
    <w:p w:rsidRPr="00EE5D87" w:rsidR="00721B27" w:rsidRDefault="00721B27" w14:paraId="0862DAF2" w14:textId="77777777">
      <w:pPr>
        <w:pStyle w:val="TOC4"/>
        <w:tabs>
          <w:tab w:val="right" w:leader="dot" w:pos="8630"/>
        </w:tabs>
        <w:rPr>
          <w:rFonts w:ascii="Calibri" w:hAnsi="Calibri" w:cs="Times New Roman"/>
          <w:noProof/>
          <w:color w:val="auto"/>
          <w:sz w:val="22"/>
          <w:szCs w:val="22"/>
          <w:lang w:eastAsia="en-US"/>
        </w:rPr>
      </w:pPr>
      <w:r>
        <w:rPr>
          <w:noProof/>
        </w:rPr>
        <w:t>Administrative Functions</w:t>
      </w:r>
      <w:r>
        <w:rPr>
          <w:noProof/>
        </w:rPr>
        <w:tab/>
      </w:r>
      <w:r>
        <w:rPr>
          <w:noProof/>
        </w:rPr>
        <w:fldChar w:fldCharType="begin"/>
      </w:r>
      <w:r>
        <w:rPr>
          <w:noProof/>
        </w:rPr>
        <w:instrText xml:space="preserve"> PAGEREF _Toc418500240 \h </w:instrText>
      </w:r>
      <w:r>
        <w:rPr>
          <w:noProof/>
        </w:rPr>
      </w:r>
      <w:r>
        <w:rPr>
          <w:noProof/>
        </w:rPr>
        <w:fldChar w:fldCharType="separate"/>
      </w:r>
      <w:r w:rsidR="002F5FD2">
        <w:rPr>
          <w:noProof/>
        </w:rPr>
        <w:t>11</w:t>
      </w:r>
      <w:r>
        <w:rPr>
          <w:noProof/>
        </w:rPr>
        <w:fldChar w:fldCharType="end"/>
      </w:r>
    </w:p>
    <w:p w:rsidRPr="00EE5D87" w:rsidR="00721B27" w:rsidRDefault="00721B27" w14:paraId="17752C0C" w14:textId="77777777">
      <w:pPr>
        <w:pStyle w:val="TOC4"/>
        <w:tabs>
          <w:tab w:val="right" w:leader="dot" w:pos="8630"/>
        </w:tabs>
        <w:rPr>
          <w:rFonts w:ascii="Calibri" w:hAnsi="Calibri" w:cs="Times New Roman"/>
          <w:noProof/>
          <w:color w:val="auto"/>
          <w:sz w:val="22"/>
          <w:szCs w:val="22"/>
          <w:lang w:eastAsia="en-US"/>
        </w:rPr>
      </w:pPr>
      <w:r>
        <w:rPr>
          <w:noProof/>
        </w:rPr>
        <w:t>Faculty Functions</w:t>
      </w:r>
      <w:r>
        <w:rPr>
          <w:noProof/>
        </w:rPr>
        <w:tab/>
      </w:r>
      <w:r>
        <w:rPr>
          <w:noProof/>
        </w:rPr>
        <w:fldChar w:fldCharType="begin"/>
      </w:r>
      <w:r>
        <w:rPr>
          <w:noProof/>
        </w:rPr>
        <w:instrText xml:space="preserve"> PAGEREF _Toc418500241 \h </w:instrText>
      </w:r>
      <w:r>
        <w:rPr>
          <w:noProof/>
        </w:rPr>
      </w:r>
      <w:r>
        <w:rPr>
          <w:noProof/>
        </w:rPr>
        <w:fldChar w:fldCharType="separate"/>
      </w:r>
      <w:r w:rsidR="002F5FD2">
        <w:rPr>
          <w:noProof/>
        </w:rPr>
        <w:t>12</w:t>
      </w:r>
      <w:r>
        <w:rPr>
          <w:noProof/>
        </w:rPr>
        <w:fldChar w:fldCharType="end"/>
      </w:r>
    </w:p>
    <w:p w:rsidRPr="00EE5D87" w:rsidR="00721B27" w:rsidRDefault="00721B27" w14:paraId="498615B2" w14:textId="77777777">
      <w:pPr>
        <w:pStyle w:val="TOC4"/>
        <w:tabs>
          <w:tab w:val="right" w:leader="dot" w:pos="8630"/>
        </w:tabs>
        <w:rPr>
          <w:rFonts w:ascii="Calibri" w:hAnsi="Calibri" w:cs="Times New Roman"/>
          <w:noProof/>
          <w:color w:val="auto"/>
          <w:sz w:val="22"/>
          <w:szCs w:val="22"/>
          <w:lang w:eastAsia="en-US"/>
        </w:rPr>
      </w:pPr>
      <w:r>
        <w:rPr>
          <w:noProof/>
        </w:rPr>
        <w:t>Reporting Functions</w:t>
      </w:r>
      <w:r>
        <w:rPr>
          <w:noProof/>
        </w:rPr>
        <w:tab/>
      </w:r>
      <w:r>
        <w:rPr>
          <w:noProof/>
        </w:rPr>
        <w:fldChar w:fldCharType="begin"/>
      </w:r>
      <w:r>
        <w:rPr>
          <w:noProof/>
        </w:rPr>
        <w:instrText xml:space="preserve"> PAGEREF _Toc418500242 \h </w:instrText>
      </w:r>
      <w:r>
        <w:rPr>
          <w:noProof/>
        </w:rPr>
      </w:r>
      <w:r>
        <w:rPr>
          <w:noProof/>
        </w:rPr>
        <w:fldChar w:fldCharType="separate"/>
      </w:r>
      <w:r w:rsidR="002F5FD2">
        <w:rPr>
          <w:noProof/>
        </w:rPr>
        <w:t>12</w:t>
      </w:r>
      <w:r>
        <w:rPr>
          <w:noProof/>
        </w:rPr>
        <w:fldChar w:fldCharType="end"/>
      </w:r>
    </w:p>
    <w:p w:rsidRPr="00EE5D87" w:rsidR="00721B27" w:rsidRDefault="00721B27" w14:paraId="75E80C8E" w14:textId="77777777">
      <w:pPr>
        <w:pStyle w:val="TOC2"/>
        <w:tabs>
          <w:tab w:val="left" w:pos="960"/>
          <w:tab w:val="right" w:leader="dot" w:pos="8630"/>
        </w:tabs>
        <w:rPr>
          <w:rFonts w:ascii="Calibri" w:hAnsi="Calibri" w:cs="Times New Roman"/>
          <w:smallCaps w:val="0"/>
          <w:noProof/>
          <w:color w:val="auto"/>
          <w:sz w:val="22"/>
          <w:szCs w:val="22"/>
          <w:lang w:eastAsia="en-US"/>
        </w:rPr>
      </w:pPr>
      <w:r>
        <w:rPr>
          <w:noProof/>
        </w:rPr>
        <w:t>2.7</w:t>
      </w:r>
      <w:r w:rsidRPr="00EE5D87">
        <w:rPr>
          <w:rFonts w:ascii="Calibri" w:hAnsi="Calibri" w:cs="Times New Roman"/>
          <w:smallCaps w:val="0"/>
          <w:noProof/>
          <w:color w:val="auto"/>
          <w:sz w:val="22"/>
          <w:szCs w:val="22"/>
          <w:lang w:eastAsia="en-US"/>
        </w:rPr>
        <w:tab/>
      </w:r>
      <w:r>
        <w:rPr>
          <w:noProof/>
        </w:rPr>
        <w:t>Environmental Conditions</w:t>
      </w:r>
      <w:r>
        <w:rPr>
          <w:noProof/>
        </w:rPr>
        <w:tab/>
      </w:r>
      <w:r>
        <w:rPr>
          <w:noProof/>
        </w:rPr>
        <w:fldChar w:fldCharType="begin"/>
      </w:r>
      <w:r>
        <w:rPr>
          <w:noProof/>
        </w:rPr>
        <w:instrText xml:space="preserve"> PAGEREF _Toc418500243 \h </w:instrText>
      </w:r>
      <w:r>
        <w:rPr>
          <w:noProof/>
        </w:rPr>
      </w:r>
      <w:r>
        <w:rPr>
          <w:noProof/>
        </w:rPr>
        <w:fldChar w:fldCharType="separate"/>
      </w:r>
      <w:r w:rsidR="002F5FD2">
        <w:rPr>
          <w:noProof/>
        </w:rPr>
        <w:t>12</w:t>
      </w:r>
      <w:r>
        <w:rPr>
          <w:noProof/>
        </w:rPr>
        <w:fldChar w:fldCharType="end"/>
      </w:r>
    </w:p>
    <w:p w:rsidRPr="00EE5D87" w:rsidR="00721B27" w:rsidRDefault="00721B27" w14:paraId="0AB794F0" w14:textId="77777777">
      <w:pPr>
        <w:pStyle w:val="TOC2"/>
        <w:tabs>
          <w:tab w:val="left" w:pos="960"/>
          <w:tab w:val="right" w:leader="dot" w:pos="8630"/>
        </w:tabs>
        <w:rPr>
          <w:rFonts w:ascii="Calibri" w:hAnsi="Calibri" w:cs="Times New Roman"/>
          <w:smallCaps w:val="0"/>
          <w:noProof/>
          <w:color w:val="auto"/>
          <w:sz w:val="22"/>
          <w:szCs w:val="22"/>
          <w:lang w:eastAsia="en-US"/>
        </w:rPr>
      </w:pPr>
      <w:r>
        <w:rPr>
          <w:noProof/>
        </w:rPr>
        <w:t>2.8</w:t>
      </w:r>
      <w:r w:rsidRPr="00EE5D87">
        <w:rPr>
          <w:rFonts w:ascii="Calibri" w:hAnsi="Calibri" w:cs="Times New Roman"/>
          <w:smallCaps w:val="0"/>
          <w:noProof/>
          <w:color w:val="auto"/>
          <w:sz w:val="22"/>
          <w:szCs w:val="22"/>
          <w:lang w:eastAsia="en-US"/>
        </w:rPr>
        <w:tab/>
      </w:r>
      <w:r>
        <w:rPr>
          <w:noProof/>
        </w:rPr>
        <w:t>User Characteristic</w:t>
      </w:r>
      <w:r>
        <w:rPr>
          <w:noProof/>
        </w:rPr>
        <w:tab/>
      </w:r>
      <w:r>
        <w:rPr>
          <w:noProof/>
        </w:rPr>
        <w:fldChar w:fldCharType="begin"/>
      </w:r>
      <w:r>
        <w:rPr>
          <w:noProof/>
        </w:rPr>
        <w:instrText xml:space="preserve"> PAGEREF _Toc418500244 \h </w:instrText>
      </w:r>
      <w:r>
        <w:rPr>
          <w:noProof/>
        </w:rPr>
      </w:r>
      <w:r>
        <w:rPr>
          <w:noProof/>
        </w:rPr>
        <w:fldChar w:fldCharType="separate"/>
      </w:r>
      <w:r w:rsidR="002F5FD2">
        <w:rPr>
          <w:noProof/>
        </w:rPr>
        <w:t>13</w:t>
      </w:r>
      <w:r>
        <w:rPr>
          <w:noProof/>
        </w:rPr>
        <w:fldChar w:fldCharType="end"/>
      </w:r>
    </w:p>
    <w:p w:rsidRPr="00EE5D87" w:rsidR="00721B27" w:rsidRDefault="00721B27" w14:paraId="5E04E1A8" w14:textId="77777777">
      <w:pPr>
        <w:pStyle w:val="TOC2"/>
        <w:tabs>
          <w:tab w:val="left" w:pos="960"/>
          <w:tab w:val="right" w:leader="dot" w:pos="8630"/>
        </w:tabs>
        <w:rPr>
          <w:rFonts w:ascii="Calibri" w:hAnsi="Calibri" w:cs="Times New Roman"/>
          <w:smallCaps w:val="0"/>
          <w:noProof/>
          <w:color w:val="auto"/>
          <w:sz w:val="22"/>
          <w:szCs w:val="22"/>
          <w:lang w:eastAsia="en-US"/>
        </w:rPr>
      </w:pPr>
      <w:r>
        <w:rPr>
          <w:noProof/>
        </w:rPr>
        <w:t>2.9</w:t>
      </w:r>
      <w:r w:rsidRPr="00EE5D87">
        <w:rPr>
          <w:rFonts w:ascii="Calibri" w:hAnsi="Calibri" w:cs="Times New Roman"/>
          <w:smallCaps w:val="0"/>
          <w:noProof/>
          <w:color w:val="auto"/>
          <w:sz w:val="22"/>
          <w:szCs w:val="22"/>
          <w:lang w:eastAsia="en-US"/>
        </w:rPr>
        <w:tab/>
      </w:r>
      <w:r>
        <w:rPr>
          <w:noProof/>
        </w:rPr>
        <w:t>Dependencies</w:t>
      </w:r>
      <w:r>
        <w:rPr>
          <w:noProof/>
        </w:rPr>
        <w:tab/>
      </w:r>
      <w:r>
        <w:rPr>
          <w:noProof/>
        </w:rPr>
        <w:fldChar w:fldCharType="begin"/>
      </w:r>
      <w:r>
        <w:rPr>
          <w:noProof/>
        </w:rPr>
        <w:instrText xml:space="preserve"> PAGEREF _Toc418500245 \h </w:instrText>
      </w:r>
      <w:r>
        <w:rPr>
          <w:noProof/>
        </w:rPr>
      </w:r>
      <w:r>
        <w:rPr>
          <w:noProof/>
        </w:rPr>
        <w:fldChar w:fldCharType="separate"/>
      </w:r>
      <w:r w:rsidR="002F5FD2">
        <w:rPr>
          <w:noProof/>
        </w:rPr>
        <w:t>13</w:t>
      </w:r>
      <w:r>
        <w:rPr>
          <w:noProof/>
        </w:rPr>
        <w:fldChar w:fldCharType="end"/>
      </w:r>
    </w:p>
    <w:p w:rsidRPr="00EE5D87" w:rsidR="00721B27" w:rsidRDefault="00721B27" w14:paraId="646119C7" w14:textId="77777777">
      <w:pPr>
        <w:pStyle w:val="TOC2"/>
        <w:tabs>
          <w:tab w:val="left" w:pos="960"/>
          <w:tab w:val="right" w:leader="dot" w:pos="8630"/>
        </w:tabs>
        <w:rPr>
          <w:rFonts w:ascii="Calibri" w:hAnsi="Calibri" w:cs="Times New Roman"/>
          <w:smallCaps w:val="0"/>
          <w:noProof/>
          <w:color w:val="auto"/>
          <w:sz w:val="22"/>
          <w:szCs w:val="22"/>
          <w:lang w:eastAsia="en-US"/>
        </w:rPr>
      </w:pPr>
      <w:r>
        <w:rPr>
          <w:noProof/>
        </w:rPr>
        <w:t>2.10</w:t>
      </w:r>
      <w:r w:rsidRPr="00EE5D87">
        <w:rPr>
          <w:rFonts w:ascii="Calibri" w:hAnsi="Calibri" w:cs="Times New Roman"/>
          <w:smallCaps w:val="0"/>
          <w:noProof/>
          <w:color w:val="auto"/>
          <w:sz w:val="22"/>
          <w:szCs w:val="22"/>
          <w:lang w:eastAsia="en-US"/>
        </w:rPr>
        <w:tab/>
      </w:r>
      <w:r>
        <w:rPr>
          <w:noProof/>
        </w:rPr>
        <w:t>Assumptions</w:t>
      </w:r>
      <w:r>
        <w:rPr>
          <w:noProof/>
        </w:rPr>
        <w:tab/>
      </w:r>
      <w:r>
        <w:rPr>
          <w:noProof/>
        </w:rPr>
        <w:fldChar w:fldCharType="begin"/>
      </w:r>
      <w:r>
        <w:rPr>
          <w:noProof/>
        </w:rPr>
        <w:instrText xml:space="preserve"> PAGEREF _Toc418500246 \h </w:instrText>
      </w:r>
      <w:r>
        <w:rPr>
          <w:noProof/>
        </w:rPr>
      </w:r>
      <w:r>
        <w:rPr>
          <w:noProof/>
        </w:rPr>
        <w:fldChar w:fldCharType="separate"/>
      </w:r>
      <w:r w:rsidR="002F5FD2">
        <w:rPr>
          <w:noProof/>
        </w:rPr>
        <w:t>13</w:t>
      </w:r>
      <w:r>
        <w:rPr>
          <w:noProof/>
        </w:rPr>
        <w:fldChar w:fldCharType="end"/>
      </w:r>
    </w:p>
    <w:p w:rsidRPr="00EE5D87" w:rsidR="00721B27" w:rsidRDefault="00721B27" w14:paraId="0A40E249" w14:textId="77777777">
      <w:pPr>
        <w:pStyle w:val="TOC1"/>
        <w:tabs>
          <w:tab w:val="right" w:leader="dot" w:pos="8630"/>
        </w:tabs>
        <w:rPr>
          <w:rFonts w:ascii="Calibri" w:hAnsi="Calibri" w:cs="Times New Roman"/>
          <w:b w:val="0"/>
          <w:bCs w:val="0"/>
          <w:caps w:val="0"/>
          <w:noProof/>
          <w:color w:val="auto"/>
          <w:sz w:val="22"/>
          <w:szCs w:val="22"/>
          <w:lang w:eastAsia="en-US"/>
        </w:rPr>
      </w:pPr>
      <w:r>
        <w:rPr>
          <w:noProof/>
        </w:rPr>
        <w:t>3. Analysis Use Cases</w:t>
      </w:r>
      <w:r>
        <w:rPr>
          <w:noProof/>
        </w:rPr>
        <w:tab/>
      </w:r>
      <w:r>
        <w:rPr>
          <w:noProof/>
        </w:rPr>
        <w:fldChar w:fldCharType="begin"/>
      </w:r>
      <w:r>
        <w:rPr>
          <w:noProof/>
        </w:rPr>
        <w:instrText xml:space="preserve"> PAGEREF _Toc418500247 \h </w:instrText>
      </w:r>
      <w:r>
        <w:rPr>
          <w:noProof/>
        </w:rPr>
      </w:r>
      <w:r>
        <w:rPr>
          <w:noProof/>
        </w:rPr>
        <w:fldChar w:fldCharType="separate"/>
      </w:r>
      <w:r w:rsidR="002F5FD2">
        <w:rPr>
          <w:noProof/>
        </w:rPr>
        <w:t>14</w:t>
      </w:r>
      <w:r>
        <w:rPr>
          <w:noProof/>
        </w:rPr>
        <w:fldChar w:fldCharType="end"/>
      </w:r>
    </w:p>
    <w:p w:rsidRPr="00EE5D87" w:rsidR="00721B27" w:rsidRDefault="00721B27" w14:paraId="599DCFF5" w14:textId="77777777">
      <w:pPr>
        <w:pStyle w:val="TOC2"/>
        <w:tabs>
          <w:tab w:val="left" w:pos="960"/>
          <w:tab w:val="right" w:leader="dot" w:pos="8630"/>
        </w:tabs>
        <w:rPr>
          <w:rFonts w:ascii="Calibri" w:hAnsi="Calibri" w:cs="Times New Roman"/>
          <w:smallCaps w:val="0"/>
          <w:noProof/>
          <w:color w:val="auto"/>
          <w:sz w:val="22"/>
          <w:szCs w:val="22"/>
          <w:lang w:eastAsia="en-US"/>
        </w:rPr>
      </w:pPr>
      <w:r>
        <w:rPr>
          <w:noProof/>
        </w:rPr>
        <w:t>3.1</w:t>
      </w:r>
      <w:r w:rsidRPr="00EE5D87">
        <w:rPr>
          <w:rFonts w:ascii="Calibri" w:hAnsi="Calibri" w:cs="Times New Roman"/>
          <w:smallCaps w:val="0"/>
          <w:noProof/>
          <w:color w:val="auto"/>
          <w:sz w:val="22"/>
          <w:szCs w:val="22"/>
          <w:lang w:eastAsia="en-US"/>
        </w:rPr>
        <w:tab/>
      </w:r>
      <w:r>
        <w:rPr>
          <w:noProof/>
        </w:rPr>
        <w:t>Actors</w:t>
      </w:r>
      <w:r>
        <w:rPr>
          <w:noProof/>
        </w:rPr>
        <w:tab/>
      </w:r>
      <w:r>
        <w:rPr>
          <w:noProof/>
        </w:rPr>
        <w:fldChar w:fldCharType="begin"/>
      </w:r>
      <w:r>
        <w:rPr>
          <w:noProof/>
        </w:rPr>
        <w:instrText xml:space="preserve"> PAGEREF _Toc418500248 \h </w:instrText>
      </w:r>
      <w:r>
        <w:rPr>
          <w:noProof/>
        </w:rPr>
      </w:r>
      <w:r>
        <w:rPr>
          <w:noProof/>
        </w:rPr>
        <w:fldChar w:fldCharType="separate"/>
      </w:r>
      <w:r w:rsidR="002F5FD2">
        <w:rPr>
          <w:noProof/>
        </w:rPr>
        <w:t>14</w:t>
      </w:r>
      <w:r>
        <w:rPr>
          <w:noProof/>
        </w:rPr>
        <w:fldChar w:fldCharType="end"/>
      </w:r>
    </w:p>
    <w:p w:rsidRPr="00EE5D87" w:rsidR="00721B27" w:rsidRDefault="00721B27" w14:paraId="7DEAB60F" w14:textId="77777777">
      <w:pPr>
        <w:pStyle w:val="TOC2"/>
        <w:tabs>
          <w:tab w:val="left" w:pos="960"/>
          <w:tab w:val="right" w:leader="dot" w:pos="8630"/>
        </w:tabs>
        <w:rPr>
          <w:rFonts w:ascii="Calibri" w:hAnsi="Calibri" w:cs="Times New Roman"/>
          <w:smallCaps w:val="0"/>
          <w:noProof/>
          <w:color w:val="auto"/>
          <w:sz w:val="22"/>
          <w:szCs w:val="22"/>
          <w:lang w:eastAsia="en-US"/>
        </w:rPr>
      </w:pPr>
      <w:r>
        <w:rPr>
          <w:noProof/>
        </w:rPr>
        <w:t>3.1</w:t>
      </w:r>
      <w:r w:rsidRPr="00EE5D87">
        <w:rPr>
          <w:rFonts w:ascii="Calibri" w:hAnsi="Calibri" w:cs="Times New Roman"/>
          <w:smallCaps w:val="0"/>
          <w:noProof/>
          <w:color w:val="auto"/>
          <w:sz w:val="22"/>
          <w:szCs w:val="22"/>
          <w:lang w:eastAsia="en-US"/>
        </w:rPr>
        <w:tab/>
      </w:r>
      <w:r>
        <w:rPr>
          <w:noProof/>
        </w:rPr>
        <w:t>Use Cases</w:t>
      </w:r>
      <w:r>
        <w:rPr>
          <w:noProof/>
        </w:rPr>
        <w:tab/>
      </w:r>
      <w:r>
        <w:rPr>
          <w:noProof/>
        </w:rPr>
        <w:fldChar w:fldCharType="begin"/>
      </w:r>
      <w:r>
        <w:rPr>
          <w:noProof/>
        </w:rPr>
        <w:instrText xml:space="preserve"> PAGEREF _Toc418500249 \h </w:instrText>
      </w:r>
      <w:r>
        <w:rPr>
          <w:noProof/>
        </w:rPr>
      </w:r>
      <w:r>
        <w:rPr>
          <w:noProof/>
        </w:rPr>
        <w:fldChar w:fldCharType="separate"/>
      </w:r>
      <w:r w:rsidR="002F5FD2">
        <w:rPr>
          <w:noProof/>
        </w:rPr>
        <w:t>15</w:t>
      </w:r>
      <w:r>
        <w:rPr>
          <w:noProof/>
        </w:rPr>
        <w:fldChar w:fldCharType="end"/>
      </w:r>
    </w:p>
    <w:p w:rsidRPr="00EE5D87" w:rsidR="00721B27" w:rsidRDefault="00721B27" w14:paraId="5D22CACC" w14:textId="77777777">
      <w:pPr>
        <w:pStyle w:val="TOC1"/>
        <w:tabs>
          <w:tab w:val="right" w:leader="dot" w:pos="8630"/>
        </w:tabs>
        <w:rPr>
          <w:rFonts w:ascii="Calibri" w:hAnsi="Calibri" w:cs="Times New Roman"/>
          <w:b w:val="0"/>
          <w:bCs w:val="0"/>
          <w:caps w:val="0"/>
          <w:noProof/>
          <w:color w:val="auto"/>
          <w:sz w:val="22"/>
          <w:szCs w:val="22"/>
          <w:lang w:eastAsia="en-US"/>
        </w:rPr>
      </w:pPr>
      <w:r>
        <w:rPr>
          <w:noProof/>
        </w:rPr>
        <w:t>4. Explanatory User Interfaces</w:t>
      </w:r>
      <w:r>
        <w:rPr>
          <w:noProof/>
        </w:rPr>
        <w:tab/>
      </w:r>
      <w:r>
        <w:rPr>
          <w:noProof/>
        </w:rPr>
        <w:fldChar w:fldCharType="begin"/>
      </w:r>
      <w:r>
        <w:rPr>
          <w:noProof/>
        </w:rPr>
        <w:instrText xml:space="preserve"> PAGEREF _Toc418500250 \h </w:instrText>
      </w:r>
      <w:r>
        <w:rPr>
          <w:noProof/>
        </w:rPr>
      </w:r>
      <w:r>
        <w:rPr>
          <w:noProof/>
        </w:rPr>
        <w:fldChar w:fldCharType="separate"/>
      </w:r>
      <w:r w:rsidR="002F5FD2">
        <w:rPr>
          <w:noProof/>
        </w:rPr>
        <w:t>16</w:t>
      </w:r>
      <w:r>
        <w:rPr>
          <w:noProof/>
        </w:rPr>
        <w:fldChar w:fldCharType="end"/>
      </w:r>
    </w:p>
    <w:p w:rsidRPr="00EE5D87" w:rsidR="00721B27" w:rsidRDefault="00721B27" w14:paraId="4AAD59FE" w14:textId="77777777">
      <w:pPr>
        <w:pStyle w:val="TOC1"/>
        <w:tabs>
          <w:tab w:val="right" w:leader="dot" w:pos="8630"/>
        </w:tabs>
        <w:rPr>
          <w:rFonts w:ascii="Calibri" w:hAnsi="Calibri" w:cs="Times New Roman"/>
          <w:b w:val="0"/>
          <w:bCs w:val="0"/>
          <w:caps w:val="0"/>
          <w:noProof/>
          <w:color w:val="auto"/>
          <w:sz w:val="22"/>
          <w:szCs w:val="22"/>
          <w:lang w:eastAsia="en-US"/>
        </w:rPr>
      </w:pPr>
      <w:r>
        <w:rPr>
          <w:noProof/>
        </w:rPr>
        <w:t>5. Specific Requirements</w:t>
      </w:r>
      <w:r>
        <w:rPr>
          <w:noProof/>
        </w:rPr>
        <w:tab/>
      </w:r>
      <w:r>
        <w:rPr>
          <w:noProof/>
        </w:rPr>
        <w:fldChar w:fldCharType="begin"/>
      </w:r>
      <w:r>
        <w:rPr>
          <w:noProof/>
        </w:rPr>
        <w:instrText xml:space="preserve"> PAGEREF _Toc418500251 \h </w:instrText>
      </w:r>
      <w:r>
        <w:rPr>
          <w:noProof/>
        </w:rPr>
      </w:r>
      <w:r>
        <w:rPr>
          <w:noProof/>
        </w:rPr>
        <w:fldChar w:fldCharType="separate"/>
      </w:r>
      <w:r w:rsidR="002F5FD2">
        <w:rPr>
          <w:noProof/>
        </w:rPr>
        <w:t>17</w:t>
      </w:r>
      <w:r>
        <w:rPr>
          <w:noProof/>
        </w:rPr>
        <w:fldChar w:fldCharType="end"/>
      </w:r>
    </w:p>
    <w:p w:rsidRPr="00EE5D87" w:rsidR="00721B27" w:rsidRDefault="00721B27" w14:paraId="5208DBE3" w14:textId="77777777">
      <w:pPr>
        <w:pStyle w:val="TOC2"/>
        <w:tabs>
          <w:tab w:val="left" w:pos="960"/>
          <w:tab w:val="right" w:leader="dot" w:pos="8630"/>
        </w:tabs>
        <w:rPr>
          <w:rFonts w:ascii="Calibri" w:hAnsi="Calibri" w:cs="Times New Roman"/>
          <w:smallCaps w:val="0"/>
          <w:noProof/>
          <w:color w:val="auto"/>
          <w:sz w:val="22"/>
          <w:szCs w:val="22"/>
          <w:lang w:eastAsia="en-US"/>
        </w:rPr>
      </w:pPr>
      <w:r>
        <w:rPr>
          <w:noProof/>
        </w:rPr>
        <w:t>5.1</w:t>
      </w:r>
      <w:r w:rsidRPr="00EE5D87">
        <w:rPr>
          <w:rFonts w:ascii="Calibri" w:hAnsi="Calibri" w:cs="Times New Roman"/>
          <w:smallCaps w:val="0"/>
          <w:noProof/>
          <w:color w:val="auto"/>
          <w:sz w:val="22"/>
          <w:szCs w:val="22"/>
          <w:lang w:eastAsia="en-US"/>
        </w:rPr>
        <w:tab/>
      </w:r>
      <w:r>
        <w:rPr>
          <w:noProof/>
        </w:rPr>
        <w:t>Functional Requirements</w:t>
      </w:r>
      <w:r>
        <w:rPr>
          <w:noProof/>
        </w:rPr>
        <w:tab/>
      </w:r>
      <w:r>
        <w:rPr>
          <w:noProof/>
        </w:rPr>
        <w:fldChar w:fldCharType="begin"/>
      </w:r>
      <w:r>
        <w:rPr>
          <w:noProof/>
        </w:rPr>
        <w:instrText xml:space="preserve"> PAGEREF _Toc418500252 \h </w:instrText>
      </w:r>
      <w:r>
        <w:rPr>
          <w:noProof/>
        </w:rPr>
      </w:r>
      <w:r>
        <w:rPr>
          <w:noProof/>
        </w:rPr>
        <w:fldChar w:fldCharType="separate"/>
      </w:r>
      <w:r w:rsidR="002F5FD2">
        <w:rPr>
          <w:noProof/>
        </w:rPr>
        <w:t>17</w:t>
      </w:r>
      <w:r>
        <w:rPr>
          <w:noProof/>
        </w:rPr>
        <w:fldChar w:fldCharType="end"/>
      </w:r>
    </w:p>
    <w:p w:rsidRPr="00EE5D87" w:rsidR="00721B27" w:rsidRDefault="00721B27" w14:paraId="5125B085" w14:textId="77777777">
      <w:pPr>
        <w:pStyle w:val="TOC3"/>
        <w:tabs>
          <w:tab w:val="left" w:pos="1200"/>
          <w:tab w:val="right" w:leader="dot" w:pos="8630"/>
        </w:tabs>
        <w:rPr>
          <w:rFonts w:ascii="Calibri" w:hAnsi="Calibri" w:cs="Times New Roman"/>
          <w:i w:val="0"/>
          <w:iCs w:val="0"/>
          <w:noProof/>
          <w:color w:val="auto"/>
          <w:sz w:val="22"/>
          <w:szCs w:val="22"/>
          <w:lang w:eastAsia="en-US"/>
        </w:rPr>
      </w:pPr>
      <w:r>
        <w:rPr>
          <w:noProof/>
        </w:rPr>
        <w:t>5.1.1</w:t>
      </w:r>
      <w:r w:rsidRPr="00EE5D87">
        <w:rPr>
          <w:rFonts w:ascii="Calibri" w:hAnsi="Calibri" w:cs="Times New Roman"/>
          <w:i w:val="0"/>
          <w:iCs w:val="0"/>
          <w:noProof/>
          <w:color w:val="auto"/>
          <w:sz w:val="22"/>
          <w:szCs w:val="22"/>
          <w:lang w:eastAsia="en-US"/>
        </w:rPr>
        <w:tab/>
      </w:r>
      <w:r>
        <w:rPr>
          <w:noProof/>
        </w:rPr>
        <w:t>System (SM)</w:t>
      </w:r>
      <w:r>
        <w:rPr>
          <w:noProof/>
        </w:rPr>
        <w:tab/>
      </w:r>
      <w:r>
        <w:rPr>
          <w:noProof/>
        </w:rPr>
        <w:fldChar w:fldCharType="begin"/>
      </w:r>
      <w:r>
        <w:rPr>
          <w:noProof/>
        </w:rPr>
        <w:instrText xml:space="preserve"> PAGEREF _Toc418500253 \h </w:instrText>
      </w:r>
      <w:r>
        <w:rPr>
          <w:noProof/>
        </w:rPr>
      </w:r>
      <w:r>
        <w:rPr>
          <w:noProof/>
        </w:rPr>
        <w:fldChar w:fldCharType="separate"/>
      </w:r>
      <w:r w:rsidR="002F5FD2">
        <w:rPr>
          <w:noProof/>
        </w:rPr>
        <w:t>17</w:t>
      </w:r>
      <w:r>
        <w:rPr>
          <w:noProof/>
        </w:rPr>
        <w:fldChar w:fldCharType="end"/>
      </w:r>
    </w:p>
    <w:p w:rsidRPr="00EE5D87" w:rsidR="00721B27" w:rsidRDefault="00721B27" w14:paraId="390B4352" w14:textId="77777777">
      <w:pPr>
        <w:pStyle w:val="TOC4"/>
        <w:tabs>
          <w:tab w:val="right" w:leader="dot" w:pos="8630"/>
        </w:tabs>
        <w:rPr>
          <w:rFonts w:ascii="Calibri" w:hAnsi="Calibri" w:cs="Times New Roman"/>
          <w:noProof/>
          <w:color w:val="auto"/>
          <w:sz w:val="22"/>
          <w:szCs w:val="22"/>
          <w:lang w:eastAsia="en-US"/>
        </w:rPr>
      </w:pPr>
      <w:r>
        <w:rPr>
          <w:noProof/>
        </w:rPr>
        <w:t>SM1: AbOut login</w:t>
      </w:r>
      <w:r>
        <w:rPr>
          <w:noProof/>
        </w:rPr>
        <w:tab/>
      </w:r>
      <w:r>
        <w:rPr>
          <w:noProof/>
        </w:rPr>
        <w:fldChar w:fldCharType="begin"/>
      </w:r>
      <w:r>
        <w:rPr>
          <w:noProof/>
        </w:rPr>
        <w:instrText xml:space="preserve"> PAGEREF _Toc418500254 \h </w:instrText>
      </w:r>
      <w:r>
        <w:rPr>
          <w:noProof/>
        </w:rPr>
      </w:r>
      <w:r>
        <w:rPr>
          <w:noProof/>
        </w:rPr>
        <w:fldChar w:fldCharType="separate"/>
      </w:r>
      <w:r w:rsidR="002F5FD2">
        <w:rPr>
          <w:noProof/>
        </w:rPr>
        <w:t>17</w:t>
      </w:r>
      <w:r>
        <w:rPr>
          <w:noProof/>
        </w:rPr>
        <w:fldChar w:fldCharType="end"/>
      </w:r>
    </w:p>
    <w:p w:rsidRPr="00EE5D87" w:rsidR="00721B27" w:rsidRDefault="00721B27" w14:paraId="42203093" w14:textId="77777777">
      <w:pPr>
        <w:pStyle w:val="TOC4"/>
        <w:tabs>
          <w:tab w:val="right" w:leader="dot" w:pos="8630"/>
        </w:tabs>
        <w:rPr>
          <w:rFonts w:ascii="Calibri" w:hAnsi="Calibri" w:cs="Times New Roman"/>
          <w:noProof/>
          <w:color w:val="auto"/>
          <w:sz w:val="22"/>
          <w:szCs w:val="22"/>
          <w:lang w:eastAsia="en-US"/>
        </w:rPr>
      </w:pPr>
      <w:r>
        <w:rPr>
          <w:noProof/>
        </w:rPr>
        <w:t>SM2: AbOut logout</w:t>
      </w:r>
      <w:r>
        <w:rPr>
          <w:noProof/>
        </w:rPr>
        <w:tab/>
      </w:r>
      <w:r>
        <w:rPr>
          <w:noProof/>
        </w:rPr>
        <w:fldChar w:fldCharType="begin"/>
      </w:r>
      <w:r>
        <w:rPr>
          <w:noProof/>
        </w:rPr>
        <w:instrText xml:space="preserve"> PAGEREF _Toc418500255 \h </w:instrText>
      </w:r>
      <w:r>
        <w:rPr>
          <w:noProof/>
        </w:rPr>
      </w:r>
      <w:r>
        <w:rPr>
          <w:noProof/>
        </w:rPr>
        <w:fldChar w:fldCharType="separate"/>
      </w:r>
      <w:r w:rsidR="002F5FD2">
        <w:rPr>
          <w:noProof/>
        </w:rPr>
        <w:t>17</w:t>
      </w:r>
      <w:r>
        <w:rPr>
          <w:noProof/>
        </w:rPr>
        <w:fldChar w:fldCharType="end"/>
      </w:r>
    </w:p>
    <w:p w:rsidRPr="00EE5D87" w:rsidR="00721B27" w:rsidRDefault="00721B27" w14:paraId="2A1CDE1E" w14:textId="77777777">
      <w:pPr>
        <w:pStyle w:val="TOC4"/>
        <w:tabs>
          <w:tab w:val="right" w:leader="dot" w:pos="8630"/>
        </w:tabs>
        <w:rPr>
          <w:rFonts w:ascii="Calibri" w:hAnsi="Calibri" w:cs="Times New Roman"/>
          <w:noProof/>
          <w:color w:val="auto"/>
          <w:sz w:val="22"/>
          <w:szCs w:val="22"/>
          <w:lang w:eastAsia="en-US"/>
        </w:rPr>
      </w:pPr>
      <w:r>
        <w:rPr>
          <w:noProof/>
        </w:rPr>
        <w:t>SM3: Automatic logout</w:t>
      </w:r>
      <w:r>
        <w:rPr>
          <w:noProof/>
        </w:rPr>
        <w:tab/>
      </w:r>
      <w:r>
        <w:rPr>
          <w:noProof/>
        </w:rPr>
        <w:fldChar w:fldCharType="begin"/>
      </w:r>
      <w:r>
        <w:rPr>
          <w:noProof/>
        </w:rPr>
        <w:instrText xml:space="preserve"> PAGEREF _Toc418500256 \h </w:instrText>
      </w:r>
      <w:r>
        <w:rPr>
          <w:noProof/>
        </w:rPr>
      </w:r>
      <w:r>
        <w:rPr>
          <w:noProof/>
        </w:rPr>
        <w:fldChar w:fldCharType="separate"/>
      </w:r>
      <w:r w:rsidR="002F5FD2">
        <w:rPr>
          <w:noProof/>
        </w:rPr>
        <w:t>17</w:t>
      </w:r>
      <w:r>
        <w:rPr>
          <w:noProof/>
        </w:rPr>
        <w:fldChar w:fldCharType="end"/>
      </w:r>
    </w:p>
    <w:p w:rsidRPr="00EE5D87" w:rsidR="00721B27" w:rsidRDefault="00721B27" w14:paraId="3FF21AE8" w14:textId="77777777">
      <w:pPr>
        <w:pStyle w:val="TOC3"/>
        <w:tabs>
          <w:tab w:val="left" w:pos="1200"/>
          <w:tab w:val="right" w:leader="dot" w:pos="8630"/>
        </w:tabs>
        <w:rPr>
          <w:rFonts w:ascii="Calibri" w:hAnsi="Calibri" w:cs="Times New Roman"/>
          <w:i w:val="0"/>
          <w:iCs w:val="0"/>
          <w:noProof/>
          <w:color w:val="auto"/>
          <w:sz w:val="22"/>
          <w:szCs w:val="22"/>
          <w:lang w:eastAsia="en-US"/>
        </w:rPr>
      </w:pPr>
      <w:r>
        <w:rPr>
          <w:noProof/>
        </w:rPr>
        <w:t>5.1.2</w:t>
      </w:r>
      <w:r w:rsidRPr="00EE5D87">
        <w:rPr>
          <w:rFonts w:ascii="Calibri" w:hAnsi="Calibri" w:cs="Times New Roman"/>
          <w:i w:val="0"/>
          <w:iCs w:val="0"/>
          <w:noProof/>
          <w:color w:val="auto"/>
          <w:sz w:val="22"/>
          <w:szCs w:val="22"/>
          <w:lang w:eastAsia="en-US"/>
        </w:rPr>
        <w:tab/>
      </w:r>
      <w:r>
        <w:rPr>
          <w:noProof/>
        </w:rPr>
        <w:t>Administrator (AM)</w:t>
      </w:r>
      <w:r>
        <w:rPr>
          <w:noProof/>
        </w:rPr>
        <w:tab/>
      </w:r>
      <w:r>
        <w:rPr>
          <w:noProof/>
        </w:rPr>
        <w:fldChar w:fldCharType="begin"/>
      </w:r>
      <w:r>
        <w:rPr>
          <w:noProof/>
        </w:rPr>
        <w:instrText xml:space="preserve"> PAGEREF _Toc418500257 \h </w:instrText>
      </w:r>
      <w:r>
        <w:rPr>
          <w:noProof/>
        </w:rPr>
      </w:r>
      <w:r>
        <w:rPr>
          <w:noProof/>
        </w:rPr>
        <w:fldChar w:fldCharType="separate"/>
      </w:r>
      <w:r w:rsidR="002F5FD2">
        <w:rPr>
          <w:noProof/>
        </w:rPr>
        <w:t>17</w:t>
      </w:r>
      <w:r>
        <w:rPr>
          <w:noProof/>
        </w:rPr>
        <w:fldChar w:fldCharType="end"/>
      </w:r>
    </w:p>
    <w:p w:rsidRPr="00EE5D87" w:rsidR="00721B27" w:rsidRDefault="00721B27" w14:paraId="59B68FB4" w14:textId="77777777">
      <w:pPr>
        <w:pStyle w:val="TOC4"/>
        <w:tabs>
          <w:tab w:val="right" w:leader="dot" w:pos="8630"/>
        </w:tabs>
        <w:rPr>
          <w:rFonts w:ascii="Calibri" w:hAnsi="Calibri" w:cs="Times New Roman"/>
          <w:noProof/>
          <w:color w:val="auto"/>
          <w:sz w:val="22"/>
          <w:szCs w:val="22"/>
          <w:lang w:eastAsia="en-US"/>
        </w:rPr>
      </w:pPr>
      <w:r>
        <w:rPr>
          <w:noProof/>
        </w:rPr>
        <w:t>AM1: Add user information</w:t>
      </w:r>
      <w:r>
        <w:rPr>
          <w:noProof/>
        </w:rPr>
        <w:tab/>
      </w:r>
      <w:r>
        <w:rPr>
          <w:noProof/>
        </w:rPr>
        <w:fldChar w:fldCharType="begin"/>
      </w:r>
      <w:r>
        <w:rPr>
          <w:noProof/>
        </w:rPr>
        <w:instrText xml:space="preserve"> PAGEREF _Toc418500258 \h </w:instrText>
      </w:r>
      <w:r>
        <w:rPr>
          <w:noProof/>
        </w:rPr>
      </w:r>
      <w:r>
        <w:rPr>
          <w:noProof/>
        </w:rPr>
        <w:fldChar w:fldCharType="separate"/>
      </w:r>
      <w:r w:rsidR="002F5FD2">
        <w:rPr>
          <w:noProof/>
        </w:rPr>
        <w:t>17</w:t>
      </w:r>
      <w:r>
        <w:rPr>
          <w:noProof/>
        </w:rPr>
        <w:fldChar w:fldCharType="end"/>
      </w:r>
    </w:p>
    <w:p w:rsidRPr="00EE5D87" w:rsidR="00721B27" w:rsidRDefault="00721B27" w14:paraId="582C421B" w14:textId="77777777">
      <w:pPr>
        <w:pStyle w:val="TOC4"/>
        <w:tabs>
          <w:tab w:val="right" w:leader="dot" w:pos="8630"/>
        </w:tabs>
        <w:rPr>
          <w:rFonts w:ascii="Calibri" w:hAnsi="Calibri" w:cs="Times New Roman"/>
          <w:noProof/>
          <w:color w:val="auto"/>
          <w:sz w:val="22"/>
          <w:szCs w:val="22"/>
          <w:lang w:eastAsia="en-US"/>
        </w:rPr>
      </w:pPr>
      <w:r>
        <w:rPr>
          <w:noProof/>
        </w:rPr>
        <w:t>AM2: Edit user information</w:t>
      </w:r>
      <w:r>
        <w:rPr>
          <w:noProof/>
        </w:rPr>
        <w:tab/>
      </w:r>
      <w:r>
        <w:rPr>
          <w:noProof/>
        </w:rPr>
        <w:fldChar w:fldCharType="begin"/>
      </w:r>
      <w:r>
        <w:rPr>
          <w:noProof/>
        </w:rPr>
        <w:instrText xml:space="preserve"> PAGEREF _Toc418500259 \h </w:instrText>
      </w:r>
      <w:r>
        <w:rPr>
          <w:noProof/>
        </w:rPr>
      </w:r>
      <w:r>
        <w:rPr>
          <w:noProof/>
        </w:rPr>
        <w:fldChar w:fldCharType="separate"/>
      </w:r>
      <w:r w:rsidR="002F5FD2">
        <w:rPr>
          <w:noProof/>
        </w:rPr>
        <w:t>18</w:t>
      </w:r>
      <w:r>
        <w:rPr>
          <w:noProof/>
        </w:rPr>
        <w:fldChar w:fldCharType="end"/>
      </w:r>
    </w:p>
    <w:p w:rsidRPr="00EE5D87" w:rsidR="00721B27" w:rsidRDefault="00721B27" w14:paraId="2AB17978" w14:textId="77777777">
      <w:pPr>
        <w:pStyle w:val="TOC4"/>
        <w:tabs>
          <w:tab w:val="right" w:leader="dot" w:pos="8630"/>
        </w:tabs>
        <w:rPr>
          <w:rFonts w:ascii="Calibri" w:hAnsi="Calibri" w:cs="Times New Roman"/>
          <w:noProof/>
          <w:color w:val="auto"/>
          <w:sz w:val="22"/>
          <w:szCs w:val="22"/>
          <w:lang w:eastAsia="en-US"/>
        </w:rPr>
      </w:pPr>
      <w:r>
        <w:rPr>
          <w:noProof/>
        </w:rPr>
        <w:t>AM3: Delete user information</w:t>
      </w:r>
      <w:r>
        <w:rPr>
          <w:noProof/>
        </w:rPr>
        <w:tab/>
      </w:r>
      <w:r>
        <w:rPr>
          <w:noProof/>
        </w:rPr>
        <w:fldChar w:fldCharType="begin"/>
      </w:r>
      <w:r>
        <w:rPr>
          <w:noProof/>
        </w:rPr>
        <w:instrText xml:space="preserve"> PAGEREF _Toc418500260 \h </w:instrText>
      </w:r>
      <w:r>
        <w:rPr>
          <w:noProof/>
        </w:rPr>
      </w:r>
      <w:r>
        <w:rPr>
          <w:noProof/>
        </w:rPr>
        <w:fldChar w:fldCharType="separate"/>
      </w:r>
      <w:r w:rsidR="002F5FD2">
        <w:rPr>
          <w:noProof/>
        </w:rPr>
        <w:t>18</w:t>
      </w:r>
      <w:r>
        <w:rPr>
          <w:noProof/>
        </w:rPr>
        <w:fldChar w:fldCharType="end"/>
      </w:r>
    </w:p>
    <w:p w:rsidRPr="00EE5D87" w:rsidR="00721B27" w:rsidRDefault="00721B27" w14:paraId="33627891" w14:textId="77777777">
      <w:pPr>
        <w:pStyle w:val="TOC4"/>
        <w:tabs>
          <w:tab w:val="right" w:leader="dot" w:pos="8630"/>
        </w:tabs>
        <w:rPr>
          <w:rFonts w:ascii="Calibri" w:hAnsi="Calibri" w:cs="Times New Roman"/>
          <w:noProof/>
          <w:color w:val="auto"/>
          <w:sz w:val="22"/>
          <w:szCs w:val="22"/>
          <w:lang w:eastAsia="en-US"/>
        </w:rPr>
      </w:pPr>
      <w:r>
        <w:rPr>
          <w:noProof/>
        </w:rPr>
        <w:t>AM4: View user information</w:t>
      </w:r>
      <w:r>
        <w:rPr>
          <w:noProof/>
        </w:rPr>
        <w:tab/>
      </w:r>
      <w:r>
        <w:rPr>
          <w:noProof/>
        </w:rPr>
        <w:fldChar w:fldCharType="begin"/>
      </w:r>
      <w:r>
        <w:rPr>
          <w:noProof/>
        </w:rPr>
        <w:instrText xml:space="preserve"> PAGEREF _Toc418500261 \h </w:instrText>
      </w:r>
      <w:r>
        <w:rPr>
          <w:noProof/>
        </w:rPr>
      </w:r>
      <w:r>
        <w:rPr>
          <w:noProof/>
        </w:rPr>
        <w:fldChar w:fldCharType="separate"/>
      </w:r>
      <w:r w:rsidR="002F5FD2">
        <w:rPr>
          <w:noProof/>
        </w:rPr>
        <w:t>18</w:t>
      </w:r>
      <w:r>
        <w:rPr>
          <w:noProof/>
        </w:rPr>
        <w:fldChar w:fldCharType="end"/>
      </w:r>
    </w:p>
    <w:p w:rsidRPr="00EE5D87" w:rsidR="00721B27" w:rsidRDefault="00721B27" w14:paraId="09766236" w14:textId="77777777">
      <w:pPr>
        <w:pStyle w:val="TOC4"/>
        <w:tabs>
          <w:tab w:val="right" w:leader="dot" w:pos="8630"/>
        </w:tabs>
        <w:rPr>
          <w:rFonts w:ascii="Calibri" w:hAnsi="Calibri" w:cs="Times New Roman"/>
          <w:noProof/>
          <w:color w:val="auto"/>
          <w:sz w:val="22"/>
          <w:szCs w:val="22"/>
          <w:lang w:eastAsia="en-US"/>
        </w:rPr>
      </w:pPr>
      <w:r>
        <w:rPr>
          <w:noProof/>
        </w:rPr>
        <w:t>AM5: Add semester</w:t>
      </w:r>
      <w:r>
        <w:rPr>
          <w:noProof/>
        </w:rPr>
        <w:tab/>
      </w:r>
      <w:r>
        <w:rPr>
          <w:noProof/>
        </w:rPr>
        <w:fldChar w:fldCharType="begin"/>
      </w:r>
      <w:r>
        <w:rPr>
          <w:noProof/>
        </w:rPr>
        <w:instrText xml:space="preserve"> PAGEREF _Toc418500262 \h </w:instrText>
      </w:r>
      <w:r>
        <w:rPr>
          <w:noProof/>
        </w:rPr>
      </w:r>
      <w:r>
        <w:rPr>
          <w:noProof/>
        </w:rPr>
        <w:fldChar w:fldCharType="separate"/>
      </w:r>
      <w:r w:rsidR="002F5FD2">
        <w:rPr>
          <w:noProof/>
        </w:rPr>
        <w:t>18</w:t>
      </w:r>
      <w:r>
        <w:rPr>
          <w:noProof/>
        </w:rPr>
        <w:fldChar w:fldCharType="end"/>
      </w:r>
    </w:p>
    <w:p w:rsidRPr="00EE5D87" w:rsidR="00721B27" w:rsidRDefault="00721B27" w14:paraId="2B060FF3" w14:textId="77777777">
      <w:pPr>
        <w:pStyle w:val="TOC4"/>
        <w:tabs>
          <w:tab w:val="right" w:leader="dot" w:pos="8630"/>
        </w:tabs>
        <w:rPr>
          <w:rFonts w:ascii="Calibri" w:hAnsi="Calibri" w:cs="Times New Roman"/>
          <w:noProof/>
          <w:color w:val="auto"/>
          <w:sz w:val="22"/>
          <w:szCs w:val="22"/>
          <w:lang w:eastAsia="en-US"/>
        </w:rPr>
      </w:pPr>
      <w:r>
        <w:rPr>
          <w:noProof/>
        </w:rPr>
        <w:t>AM6: View all semesters</w:t>
      </w:r>
      <w:r>
        <w:rPr>
          <w:noProof/>
        </w:rPr>
        <w:tab/>
      </w:r>
      <w:r>
        <w:rPr>
          <w:noProof/>
        </w:rPr>
        <w:fldChar w:fldCharType="begin"/>
      </w:r>
      <w:r>
        <w:rPr>
          <w:noProof/>
        </w:rPr>
        <w:instrText xml:space="preserve"> PAGEREF _Toc418500263 \h </w:instrText>
      </w:r>
      <w:r>
        <w:rPr>
          <w:noProof/>
        </w:rPr>
      </w:r>
      <w:r>
        <w:rPr>
          <w:noProof/>
        </w:rPr>
        <w:fldChar w:fldCharType="separate"/>
      </w:r>
      <w:r w:rsidR="002F5FD2">
        <w:rPr>
          <w:noProof/>
        </w:rPr>
        <w:t>18</w:t>
      </w:r>
      <w:r>
        <w:rPr>
          <w:noProof/>
        </w:rPr>
        <w:fldChar w:fldCharType="end"/>
      </w:r>
    </w:p>
    <w:p w:rsidRPr="00EE5D87" w:rsidR="00721B27" w:rsidRDefault="00721B27" w14:paraId="140BBB4F" w14:textId="77777777">
      <w:pPr>
        <w:pStyle w:val="TOC4"/>
        <w:tabs>
          <w:tab w:val="right" w:leader="dot" w:pos="8630"/>
        </w:tabs>
        <w:rPr>
          <w:rFonts w:ascii="Calibri" w:hAnsi="Calibri" w:cs="Times New Roman"/>
          <w:noProof/>
          <w:color w:val="auto"/>
          <w:sz w:val="22"/>
          <w:szCs w:val="22"/>
          <w:lang w:eastAsia="en-US"/>
        </w:rPr>
      </w:pPr>
      <w:r>
        <w:rPr>
          <w:noProof/>
        </w:rPr>
        <w:t>AM7: Default semester</w:t>
      </w:r>
      <w:r>
        <w:rPr>
          <w:noProof/>
        </w:rPr>
        <w:tab/>
      </w:r>
      <w:r>
        <w:rPr>
          <w:noProof/>
        </w:rPr>
        <w:fldChar w:fldCharType="begin"/>
      </w:r>
      <w:r>
        <w:rPr>
          <w:noProof/>
        </w:rPr>
        <w:instrText xml:space="preserve"> PAGEREF _Toc418500264 \h </w:instrText>
      </w:r>
      <w:r>
        <w:rPr>
          <w:noProof/>
        </w:rPr>
      </w:r>
      <w:r>
        <w:rPr>
          <w:noProof/>
        </w:rPr>
        <w:fldChar w:fldCharType="separate"/>
      </w:r>
      <w:r w:rsidR="002F5FD2">
        <w:rPr>
          <w:noProof/>
        </w:rPr>
        <w:t>19</w:t>
      </w:r>
      <w:r>
        <w:rPr>
          <w:noProof/>
        </w:rPr>
        <w:fldChar w:fldCharType="end"/>
      </w:r>
    </w:p>
    <w:p w:rsidRPr="00EE5D87" w:rsidR="00721B27" w:rsidRDefault="00721B27" w14:paraId="6EE59F7C" w14:textId="77777777">
      <w:pPr>
        <w:pStyle w:val="TOC4"/>
        <w:tabs>
          <w:tab w:val="right" w:leader="dot" w:pos="8630"/>
        </w:tabs>
        <w:rPr>
          <w:rFonts w:ascii="Calibri" w:hAnsi="Calibri" w:cs="Times New Roman"/>
          <w:noProof/>
          <w:color w:val="auto"/>
          <w:sz w:val="22"/>
          <w:szCs w:val="22"/>
          <w:lang w:eastAsia="en-US"/>
        </w:rPr>
      </w:pPr>
      <w:r>
        <w:rPr>
          <w:noProof/>
        </w:rPr>
        <w:t>AM8: Change default semester</w:t>
      </w:r>
      <w:r>
        <w:rPr>
          <w:noProof/>
        </w:rPr>
        <w:tab/>
      </w:r>
      <w:r>
        <w:rPr>
          <w:noProof/>
        </w:rPr>
        <w:fldChar w:fldCharType="begin"/>
      </w:r>
      <w:r>
        <w:rPr>
          <w:noProof/>
        </w:rPr>
        <w:instrText xml:space="preserve"> PAGEREF _Toc418500265 \h </w:instrText>
      </w:r>
      <w:r>
        <w:rPr>
          <w:noProof/>
        </w:rPr>
      </w:r>
      <w:r>
        <w:rPr>
          <w:noProof/>
        </w:rPr>
        <w:fldChar w:fldCharType="separate"/>
      </w:r>
      <w:r w:rsidR="002F5FD2">
        <w:rPr>
          <w:noProof/>
        </w:rPr>
        <w:t>19</w:t>
      </w:r>
      <w:r>
        <w:rPr>
          <w:noProof/>
        </w:rPr>
        <w:fldChar w:fldCharType="end"/>
      </w:r>
    </w:p>
    <w:p w:rsidRPr="00EE5D87" w:rsidR="00721B27" w:rsidRDefault="00721B27" w14:paraId="43D069D0" w14:textId="77777777">
      <w:pPr>
        <w:pStyle w:val="TOC4"/>
        <w:tabs>
          <w:tab w:val="right" w:leader="dot" w:pos="8630"/>
        </w:tabs>
        <w:rPr>
          <w:rFonts w:ascii="Calibri" w:hAnsi="Calibri" w:cs="Times New Roman"/>
          <w:noProof/>
          <w:color w:val="auto"/>
          <w:sz w:val="22"/>
          <w:szCs w:val="22"/>
          <w:lang w:eastAsia="en-US"/>
        </w:rPr>
      </w:pPr>
      <w:r>
        <w:rPr>
          <w:noProof/>
        </w:rPr>
        <w:t>AM9: Administrative view</w:t>
      </w:r>
      <w:r>
        <w:rPr>
          <w:noProof/>
        </w:rPr>
        <w:tab/>
      </w:r>
      <w:r>
        <w:rPr>
          <w:noProof/>
        </w:rPr>
        <w:fldChar w:fldCharType="begin"/>
      </w:r>
      <w:r>
        <w:rPr>
          <w:noProof/>
        </w:rPr>
        <w:instrText xml:space="preserve"> PAGEREF _Toc418500266 \h </w:instrText>
      </w:r>
      <w:r>
        <w:rPr>
          <w:noProof/>
        </w:rPr>
      </w:r>
      <w:r>
        <w:rPr>
          <w:noProof/>
        </w:rPr>
        <w:fldChar w:fldCharType="separate"/>
      </w:r>
      <w:r w:rsidR="002F5FD2">
        <w:rPr>
          <w:noProof/>
        </w:rPr>
        <w:t>19</w:t>
      </w:r>
      <w:r>
        <w:rPr>
          <w:noProof/>
        </w:rPr>
        <w:fldChar w:fldCharType="end"/>
      </w:r>
    </w:p>
    <w:p w:rsidRPr="00EE5D87" w:rsidR="00721B27" w:rsidRDefault="00721B27" w14:paraId="5F47824B" w14:textId="77777777">
      <w:pPr>
        <w:pStyle w:val="TOC4"/>
        <w:tabs>
          <w:tab w:val="right" w:leader="dot" w:pos="8630"/>
        </w:tabs>
        <w:rPr>
          <w:rFonts w:ascii="Calibri" w:hAnsi="Calibri" w:cs="Times New Roman"/>
          <w:noProof/>
          <w:color w:val="auto"/>
          <w:sz w:val="22"/>
          <w:szCs w:val="22"/>
          <w:lang w:eastAsia="en-US"/>
        </w:rPr>
      </w:pPr>
      <w:r>
        <w:rPr>
          <w:noProof/>
        </w:rPr>
        <w:t>AM10: Add student outcome</w:t>
      </w:r>
      <w:r>
        <w:rPr>
          <w:noProof/>
        </w:rPr>
        <w:tab/>
      </w:r>
      <w:r>
        <w:rPr>
          <w:noProof/>
        </w:rPr>
        <w:fldChar w:fldCharType="begin"/>
      </w:r>
      <w:r>
        <w:rPr>
          <w:noProof/>
        </w:rPr>
        <w:instrText xml:space="preserve"> PAGEREF _Toc418500267 \h </w:instrText>
      </w:r>
      <w:r>
        <w:rPr>
          <w:noProof/>
        </w:rPr>
      </w:r>
      <w:r>
        <w:rPr>
          <w:noProof/>
        </w:rPr>
        <w:fldChar w:fldCharType="separate"/>
      </w:r>
      <w:r w:rsidR="002F5FD2">
        <w:rPr>
          <w:noProof/>
        </w:rPr>
        <w:t>19</w:t>
      </w:r>
      <w:r>
        <w:rPr>
          <w:noProof/>
        </w:rPr>
        <w:fldChar w:fldCharType="end"/>
      </w:r>
    </w:p>
    <w:p w:rsidRPr="00EE5D87" w:rsidR="00721B27" w:rsidRDefault="00721B27" w14:paraId="61DA2905" w14:textId="77777777">
      <w:pPr>
        <w:pStyle w:val="TOC4"/>
        <w:tabs>
          <w:tab w:val="right" w:leader="dot" w:pos="8630"/>
        </w:tabs>
        <w:rPr>
          <w:rFonts w:ascii="Calibri" w:hAnsi="Calibri" w:cs="Times New Roman"/>
          <w:noProof/>
          <w:color w:val="auto"/>
          <w:sz w:val="22"/>
          <w:szCs w:val="22"/>
          <w:lang w:eastAsia="en-US"/>
        </w:rPr>
      </w:pPr>
      <w:r>
        <w:rPr>
          <w:noProof/>
        </w:rPr>
        <w:lastRenderedPageBreak/>
        <w:t>AM11: Edit student outcome</w:t>
      </w:r>
      <w:r>
        <w:rPr>
          <w:noProof/>
        </w:rPr>
        <w:tab/>
      </w:r>
      <w:r>
        <w:rPr>
          <w:noProof/>
        </w:rPr>
        <w:fldChar w:fldCharType="begin"/>
      </w:r>
      <w:r>
        <w:rPr>
          <w:noProof/>
        </w:rPr>
        <w:instrText xml:space="preserve"> PAGEREF _Toc418500268 \h </w:instrText>
      </w:r>
      <w:r>
        <w:rPr>
          <w:noProof/>
        </w:rPr>
      </w:r>
      <w:r>
        <w:rPr>
          <w:noProof/>
        </w:rPr>
        <w:fldChar w:fldCharType="separate"/>
      </w:r>
      <w:r w:rsidR="002F5FD2">
        <w:rPr>
          <w:noProof/>
        </w:rPr>
        <w:t>19</w:t>
      </w:r>
      <w:r>
        <w:rPr>
          <w:noProof/>
        </w:rPr>
        <w:fldChar w:fldCharType="end"/>
      </w:r>
    </w:p>
    <w:p w:rsidRPr="00EE5D87" w:rsidR="00721B27" w:rsidRDefault="00721B27" w14:paraId="5ED3E88E" w14:textId="77777777">
      <w:pPr>
        <w:pStyle w:val="TOC4"/>
        <w:tabs>
          <w:tab w:val="right" w:leader="dot" w:pos="8630"/>
        </w:tabs>
        <w:rPr>
          <w:rFonts w:ascii="Calibri" w:hAnsi="Calibri" w:cs="Times New Roman"/>
          <w:noProof/>
          <w:color w:val="auto"/>
          <w:sz w:val="22"/>
          <w:szCs w:val="22"/>
          <w:lang w:eastAsia="en-US"/>
        </w:rPr>
      </w:pPr>
      <w:r>
        <w:rPr>
          <w:noProof/>
        </w:rPr>
        <w:t>AM12: Delete student outcome</w:t>
      </w:r>
      <w:r>
        <w:rPr>
          <w:noProof/>
        </w:rPr>
        <w:tab/>
      </w:r>
      <w:r>
        <w:rPr>
          <w:noProof/>
        </w:rPr>
        <w:fldChar w:fldCharType="begin"/>
      </w:r>
      <w:r>
        <w:rPr>
          <w:noProof/>
        </w:rPr>
        <w:instrText xml:space="preserve"> PAGEREF _Toc418500269 \h </w:instrText>
      </w:r>
      <w:r>
        <w:rPr>
          <w:noProof/>
        </w:rPr>
      </w:r>
      <w:r>
        <w:rPr>
          <w:noProof/>
        </w:rPr>
        <w:fldChar w:fldCharType="separate"/>
      </w:r>
      <w:r w:rsidR="002F5FD2">
        <w:rPr>
          <w:noProof/>
        </w:rPr>
        <w:t>19</w:t>
      </w:r>
      <w:r>
        <w:rPr>
          <w:noProof/>
        </w:rPr>
        <w:fldChar w:fldCharType="end"/>
      </w:r>
    </w:p>
    <w:p w:rsidRPr="00EE5D87" w:rsidR="00721B27" w:rsidRDefault="00721B27" w14:paraId="1AB8426C" w14:textId="77777777">
      <w:pPr>
        <w:pStyle w:val="TOC4"/>
        <w:tabs>
          <w:tab w:val="right" w:leader="dot" w:pos="8630"/>
        </w:tabs>
        <w:rPr>
          <w:rFonts w:ascii="Calibri" w:hAnsi="Calibri" w:cs="Times New Roman"/>
          <w:noProof/>
          <w:color w:val="auto"/>
          <w:sz w:val="22"/>
          <w:szCs w:val="22"/>
          <w:lang w:eastAsia="en-US"/>
        </w:rPr>
      </w:pPr>
      <w:r>
        <w:rPr>
          <w:noProof/>
        </w:rPr>
        <w:t>AM13: View outcomes</w:t>
      </w:r>
      <w:r>
        <w:rPr>
          <w:noProof/>
        </w:rPr>
        <w:tab/>
      </w:r>
      <w:r>
        <w:rPr>
          <w:noProof/>
        </w:rPr>
        <w:fldChar w:fldCharType="begin"/>
      </w:r>
      <w:r>
        <w:rPr>
          <w:noProof/>
        </w:rPr>
        <w:instrText xml:space="preserve"> PAGEREF _Toc418500270 \h </w:instrText>
      </w:r>
      <w:r>
        <w:rPr>
          <w:noProof/>
        </w:rPr>
      </w:r>
      <w:r>
        <w:rPr>
          <w:noProof/>
        </w:rPr>
        <w:fldChar w:fldCharType="separate"/>
      </w:r>
      <w:r w:rsidR="002F5FD2">
        <w:rPr>
          <w:noProof/>
        </w:rPr>
        <w:t>20</w:t>
      </w:r>
      <w:r>
        <w:rPr>
          <w:noProof/>
        </w:rPr>
        <w:fldChar w:fldCharType="end"/>
      </w:r>
    </w:p>
    <w:p w:rsidRPr="00EE5D87" w:rsidR="00721B27" w:rsidRDefault="00721B27" w14:paraId="382B8DF4" w14:textId="77777777">
      <w:pPr>
        <w:pStyle w:val="TOC4"/>
        <w:tabs>
          <w:tab w:val="right" w:leader="dot" w:pos="8630"/>
        </w:tabs>
        <w:rPr>
          <w:rFonts w:ascii="Calibri" w:hAnsi="Calibri" w:cs="Times New Roman"/>
          <w:noProof/>
          <w:color w:val="auto"/>
          <w:sz w:val="22"/>
          <w:szCs w:val="22"/>
          <w:lang w:eastAsia="en-US"/>
        </w:rPr>
      </w:pPr>
      <w:r>
        <w:rPr>
          <w:noProof/>
        </w:rPr>
        <w:t>AM14: Add Performance Criterion</w:t>
      </w:r>
      <w:r>
        <w:rPr>
          <w:noProof/>
        </w:rPr>
        <w:tab/>
      </w:r>
      <w:r>
        <w:rPr>
          <w:noProof/>
        </w:rPr>
        <w:fldChar w:fldCharType="begin"/>
      </w:r>
      <w:r>
        <w:rPr>
          <w:noProof/>
        </w:rPr>
        <w:instrText xml:space="preserve"> PAGEREF _Toc418500271 \h </w:instrText>
      </w:r>
      <w:r>
        <w:rPr>
          <w:noProof/>
        </w:rPr>
      </w:r>
      <w:r>
        <w:rPr>
          <w:noProof/>
        </w:rPr>
        <w:fldChar w:fldCharType="separate"/>
      </w:r>
      <w:r w:rsidR="002F5FD2">
        <w:rPr>
          <w:noProof/>
        </w:rPr>
        <w:t>20</w:t>
      </w:r>
      <w:r>
        <w:rPr>
          <w:noProof/>
        </w:rPr>
        <w:fldChar w:fldCharType="end"/>
      </w:r>
    </w:p>
    <w:p w:rsidRPr="00EE5D87" w:rsidR="00721B27" w:rsidRDefault="00721B27" w14:paraId="7B3E192B" w14:textId="77777777">
      <w:pPr>
        <w:pStyle w:val="TOC4"/>
        <w:tabs>
          <w:tab w:val="right" w:leader="dot" w:pos="8630"/>
        </w:tabs>
        <w:rPr>
          <w:rFonts w:ascii="Calibri" w:hAnsi="Calibri" w:cs="Times New Roman"/>
          <w:noProof/>
          <w:color w:val="auto"/>
          <w:sz w:val="22"/>
          <w:szCs w:val="22"/>
          <w:lang w:eastAsia="en-US"/>
        </w:rPr>
      </w:pPr>
      <w:r>
        <w:rPr>
          <w:noProof/>
        </w:rPr>
        <w:t>AM15: Edit Performance Criterion</w:t>
      </w:r>
      <w:r>
        <w:rPr>
          <w:noProof/>
        </w:rPr>
        <w:tab/>
      </w:r>
      <w:r>
        <w:rPr>
          <w:noProof/>
        </w:rPr>
        <w:fldChar w:fldCharType="begin"/>
      </w:r>
      <w:r>
        <w:rPr>
          <w:noProof/>
        </w:rPr>
        <w:instrText xml:space="preserve"> PAGEREF _Toc418500272 \h </w:instrText>
      </w:r>
      <w:r>
        <w:rPr>
          <w:noProof/>
        </w:rPr>
      </w:r>
      <w:r>
        <w:rPr>
          <w:noProof/>
        </w:rPr>
        <w:fldChar w:fldCharType="separate"/>
      </w:r>
      <w:r w:rsidR="002F5FD2">
        <w:rPr>
          <w:noProof/>
        </w:rPr>
        <w:t>20</w:t>
      </w:r>
      <w:r>
        <w:rPr>
          <w:noProof/>
        </w:rPr>
        <w:fldChar w:fldCharType="end"/>
      </w:r>
    </w:p>
    <w:p w:rsidRPr="00EE5D87" w:rsidR="00721B27" w:rsidRDefault="00721B27" w14:paraId="6618AD9D" w14:textId="77777777">
      <w:pPr>
        <w:pStyle w:val="TOC4"/>
        <w:tabs>
          <w:tab w:val="right" w:leader="dot" w:pos="8630"/>
        </w:tabs>
        <w:rPr>
          <w:rFonts w:ascii="Calibri" w:hAnsi="Calibri" w:cs="Times New Roman"/>
          <w:noProof/>
          <w:color w:val="auto"/>
          <w:sz w:val="22"/>
          <w:szCs w:val="22"/>
          <w:lang w:eastAsia="en-US"/>
        </w:rPr>
      </w:pPr>
      <w:r>
        <w:rPr>
          <w:noProof/>
        </w:rPr>
        <w:t>AM16: Delete Performance Criterion</w:t>
      </w:r>
      <w:r>
        <w:rPr>
          <w:noProof/>
        </w:rPr>
        <w:tab/>
      </w:r>
      <w:r>
        <w:rPr>
          <w:noProof/>
        </w:rPr>
        <w:fldChar w:fldCharType="begin"/>
      </w:r>
      <w:r>
        <w:rPr>
          <w:noProof/>
        </w:rPr>
        <w:instrText xml:space="preserve"> PAGEREF _Toc418500273 \h </w:instrText>
      </w:r>
      <w:r>
        <w:rPr>
          <w:noProof/>
        </w:rPr>
      </w:r>
      <w:r>
        <w:rPr>
          <w:noProof/>
        </w:rPr>
        <w:fldChar w:fldCharType="separate"/>
      </w:r>
      <w:r w:rsidR="002F5FD2">
        <w:rPr>
          <w:noProof/>
        </w:rPr>
        <w:t>20</w:t>
      </w:r>
      <w:r>
        <w:rPr>
          <w:noProof/>
        </w:rPr>
        <w:fldChar w:fldCharType="end"/>
      </w:r>
    </w:p>
    <w:p w:rsidRPr="00EE5D87" w:rsidR="00721B27" w:rsidRDefault="00721B27" w14:paraId="2F771984" w14:textId="77777777">
      <w:pPr>
        <w:pStyle w:val="TOC4"/>
        <w:tabs>
          <w:tab w:val="right" w:leader="dot" w:pos="8630"/>
        </w:tabs>
        <w:rPr>
          <w:rFonts w:ascii="Calibri" w:hAnsi="Calibri" w:cs="Times New Roman"/>
          <w:noProof/>
          <w:color w:val="auto"/>
          <w:sz w:val="22"/>
          <w:szCs w:val="22"/>
          <w:lang w:eastAsia="en-US"/>
        </w:rPr>
      </w:pPr>
      <w:r>
        <w:rPr>
          <w:noProof/>
        </w:rPr>
        <w:t>AM17: View performance Criteria</w:t>
      </w:r>
      <w:r>
        <w:rPr>
          <w:noProof/>
        </w:rPr>
        <w:tab/>
      </w:r>
      <w:r>
        <w:rPr>
          <w:noProof/>
        </w:rPr>
        <w:fldChar w:fldCharType="begin"/>
      </w:r>
      <w:r>
        <w:rPr>
          <w:noProof/>
        </w:rPr>
        <w:instrText xml:space="preserve"> PAGEREF _Toc418500274 \h </w:instrText>
      </w:r>
      <w:r>
        <w:rPr>
          <w:noProof/>
        </w:rPr>
      </w:r>
      <w:r>
        <w:rPr>
          <w:noProof/>
        </w:rPr>
        <w:fldChar w:fldCharType="separate"/>
      </w:r>
      <w:r w:rsidR="002F5FD2">
        <w:rPr>
          <w:noProof/>
        </w:rPr>
        <w:t>20</w:t>
      </w:r>
      <w:r>
        <w:rPr>
          <w:noProof/>
        </w:rPr>
        <w:fldChar w:fldCharType="end"/>
      </w:r>
    </w:p>
    <w:p w:rsidRPr="00EE5D87" w:rsidR="00721B27" w:rsidRDefault="00721B27" w14:paraId="567681AC" w14:textId="77777777">
      <w:pPr>
        <w:pStyle w:val="TOC4"/>
        <w:tabs>
          <w:tab w:val="right" w:leader="dot" w:pos="8630"/>
        </w:tabs>
        <w:rPr>
          <w:rFonts w:ascii="Calibri" w:hAnsi="Calibri" w:cs="Times New Roman"/>
          <w:noProof/>
          <w:color w:val="auto"/>
          <w:sz w:val="22"/>
          <w:szCs w:val="22"/>
          <w:lang w:eastAsia="en-US"/>
        </w:rPr>
      </w:pPr>
      <w:r>
        <w:rPr>
          <w:noProof/>
        </w:rPr>
        <w:t>AM18: Add course</w:t>
      </w:r>
      <w:r>
        <w:rPr>
          <w:noProof/>
        </w:rPr>
        <w:tab/>
      </w:r>
      <w:r>
        <w:rPr>
          <w:noProof/>
        </w:rPr>
        <w:fldChar w:fldCharType="begin"/>
      </w:r>
      <w:r>
        <w:rPr>
          <w:noProof/>
        </w:rPr>
        <w:instrText xml:space="preserve"> PAGEREF _Toc418500275 \h </w:instrText>
      </w:r>
      <w:r>
        <w:rPr>
          <w:noProof/>
        </w:rPr>
      </w:r>
      <w:r>
        <w:rPr>
          <w:noProof/>
        </w:rPr>
        <w:fldChar w:fldCharType="separate"/>
      </w:r>
      <w:r w:rsidR="002F5FD2">
        <w:rPr>
          <w:noProof/>
        </w:rPr>
        <w:t>21</w:t>
      </w:r>
      <w:r>
        <w:rPr>
          <w:noProof/>
        </w:rPr>
        <w:fldChar w:fldCharType="end"/>
      </w:r>
    </w:p>
    <w:p w:rsidRPr="00EE5D87" w:rsidR="00721B27" w:rsidRDefault="00721B27" w14:paraId="6857B507" w14:textId="77777777">
      <w:pPr>
        <w:pStyle w:val="TOC4"/>
        <w:tabs>
          <w:tab w:val="right" w:leader="dot" w:pos="8630"/>
        </w:tabs>
        <w:rPr>
          <w:rFonts w:ascii="Calibri" w:hAnsi="Calibri" w:cs="Times New Roman"/>
          <w:noProof/>
          <w:color w:val="auto"/>
          <w:sz w:val="22"/>
          <w:szCs w:val="22"/>
          <w:lang w:eastAsia="en-US"/>
        </w:rPr>
      </w:pPr>
      <w:r>
        <w:rPr>
          <w:noProof/>
        </w:rPr>
        <w:t>AM19: Edit course</w:t>
      </w:r>
      <w:r>
        <w:rPr>
          <w:noProof/>
        </w:rPr>
        <w:tab/>
      </w:r>
      <w:r>
        <w:rPr>
          <w:noProof/>
        </w:rPr>
        <w:fldChar w:fldCharType="begin"/>
      </w:r>
      <w:r>
        <w:rPr>
          <w:noProof/>
        </w:rPr>
        <w:instrText xml:space="preserve"> PAGEREF _Toc418500276 \h </w:instrText>
      </w:r>
      <w:r>
        <w:rPr>
          <w:noProof/>
        </w:rPr>
      </w:r>
      <w:r>
        <w:rPr>
          <w:noProof/>
        </w:rPr>
        <w:fldChar w:fldCharType="separate"/>
      </w:r>
      <w:r w:rsidR="002F5FD2">
        <w:rPr>
          <w:noProof/>
        </w:rPr>
        <w:t>21</w:t>
      </w:r>
      <w:r>
        <w:rPr>
          <w:noProof/>
        </w:rPr>
        <w:fldChar w:fldCharType="end"/>
      </w:r>
    </w:p>
    <w:p w:rsidRPr="00EE5D87" w:rsidR="00721B27" w:rsidRDefault="00721B27" w14:paraId="69C5F394" w14:textId="77777777">
      <w:pPr>
        <w:pStyle w:val="TOC4"/>
        <w:tabs>
          <w:tab w:val="right" w:leader="dot" w:pos="8630"/>
        </w:tabs>
        <w:rPr>
          <w:rFonts w:ascii="Calibri" w:hAnsi="Calibri" w:cs="Times New Roman"/>
          <w:noProof/>
          <w:color w:val="auto"/>
          <w:sz w:val="22"/>
          <w:szCs w:val="22"/>
          <w:lang w:eastAsia="en-US"/>
        </w:rPr>
      </w:pPr>
      <w:r>
        <w:rPr>
          <w:noProof/>
        </w:rPr>
        <w:t>AM20: Delete course</w:t>
      </w:r>
      <w:r>
        <w:rPr>
          <w:noProof/>
        </w:rPr>
        <w:tab/>
      </w:r>
      <w:r>
        <w:rPr>
          <w:noProof/>
        </w:rPr>
        <w:fldChar w:fldCharType="begin"/>
      </w:r>
      <w:r>
        <w:rPr>
          <w:noProof/>
        </w:rPr>
        <w:instrText xml:space="preserve"> PAGEREF _Toc418500277 \h </w:instrText>
      </w:r>
      <w:r>
        <w:rPr>
          <w:noProof/>
        </w:rPr>
      </w:r>
      <w:r>
        <w:rPr>
          <w:noProof/>
        </w:rPr>
        <w:fldChar w:fldCharType="separate"/>
      </w:r>
      <w:r w:rsidR="002F5FD2">
        <w:rPr>
          <w:noProof/>
        </w:rPr>
        <w:t>21</w:t>
      </w:r>
      <w:r>
        <w:rPr>
          <w:noProof/>
        </w:rPr>
        <w:fldChar w:fldCharType="end"/>
      </w:r>
    </w:p>
    <w:p w:rsidRPr="00EE5D87" w:rsidR="00721B27" w:rsidRDefault="00721B27" w14:paraId="27F6EF28" w14:textId="77777777">
      <w:pPr>
        <w:pStyle w:val="TOC4"/>
        <w:tabs>
          <w:tab w:val="right" w:leader="dot" w:pos="8630"/>
        </w:tabs>
        <w:rPr>
          <w:rFonts w:ascii="Calibri" w:hAnsi="Calibri" w:cs="Times New Roman"/>
          <w:noProof/>
          <w:color w:val="auto"/>
          <w:sz w:val="22"/>
          <w:szCs w:val="22"/>
          <w:lang w:eastAsia="en-US"/>
        </w:rPr>
      </w:pPr>
      <w:r>
        <w:rPr>
          <w:noProof/>
        </w:rPr>
        <w:t>AM21: View courses</w:t>
      </w:r>
      <w:r>
        <w:rPr>
          <w:noProof/>
        </w:rPr>
        <w:tab/>
      </w:r>
      <w:r>
        <w:rPr>
          <w:noProof/>
        </w:rPr>
        <w:fldChar w:fldCharType="begin"/>
      </w:r>
      <w:r>
        <w:rPr>
          <w:noProof/>
        </w:rPr>
        <w:instrText xml:space="preserve"> PAGEREF _Toc418500278 \h </w:instrText>
      </w:r>
      <w:r>
        <w:rPr>
          <w:noProof/>
        </w:rPr>
      </w:r>
      <w:r>
        <w:rPr>
          <w:noProof/>
        </w:rPr>
        <w:fldChar w:fldCharType="separate"/>
      </w:r>
      <w:r w:rsidR="002F5FD2">
        <w:rPr>
          <w:noProof/>
        </w:rPr>
        <w:t>21</w:t>
      </w:r>
      <w:r>
        <w:rPr>
          <w:noProof/>
        </w:rPr>
        <w:fldChar w:fldCharType="end"/>
      </w:r>
    </w:p>
    <w:p w:rsidRPr="00EE5D87" w:rsidR="00721B27" w:rsidRDefault="00721B27" w14:paraId="64DBB16A" w14:textId="77777777">
      <w:pPr>
        <w:pStyle w:val="TOC4"/>
        <w:tabs>
          <w:tab w:val="right" w:leader="dot" w:pos="8630"/>
        </w:tabs>
        <w:rPr>
          <w:rFonts w:ascii="Calibri" w:hAnsi="Calibri" w:cs="Times New Roman"/>
          <w:noProof/>
          <w:color w:val="auto"/>
          <w:sz w:val="22"/>
          <w:szCs w:val="22"/>
          <w:lang w:eastAsia="en-US"/>
        </w:rPr>
      </w:pPr>
      <w:r>
        <w:rPr>
          <w:noProof/>
        </w:rPr>
        <w:t>AM22: Associate or dissociate a performance criterion with a course</w:t>
      </w:r>
      <w:r>
        <w:rPr>
          <w:noProof/>
        </w:rPr>
        <w:tab/>
      </w:r>
      <w:r>
        <w:rPr>
          <w:noProof/>
        </w:rPr>
        <w:fldChar w:fldCharType="begin"/>
      </w:r>
      <w:r>
        <w:rPr>
          <w:noProof/>
        </w:rPr>
        <w:instrText xml:space="preserve"> PAGEREF _Toc418500279 \h </w:instrText>
      </w:r>
      <w:r>
        <w:rPr>
          <w:noProof/>
        </w:rPr>
      </w:r>
      <w:r>
        <w:rPr>
          <w:noProof/>
        </w:rPr>
        <w:fldChar w:fldCharType="separate"/>
      </w:r>
      <w:r w:rsidR="002F5FD2">
        <w:rPr>
          <w:noProof/>
        </w:rPr>
        <w:t>21</w:t>
      </w:r>
      <w:r>
        <w:rPr>
          <w:noProof/>
        </w:rPr>
        <w:fldChar w:fldCharType="end"/>
      </w:r>
    </w:p>
    <w:p w:rsidRPr="00EE5D87" w:rsidR="00721B27" w:rsidRDefault="00721B27" w14:paraId="3EAE7CC0" w14:textId="77777777">
      <w:pPr>
        <w:pStyle w:val="TOC4"/>
        <w:tabs>
          <w:tab w:val="right" w:leader="dot" w:pos="8630"/>
        </w:tabs>
        <w:rPr>
          <w:rFonts w:ascii="Calibri" w:hAnsi="Calibri" w:cs="Times New Roman"/>
          <w:noProof/>
          <w:color w:val="auto"/>
          <w:sz w:val="22"/>
          <w:szCs w:val="22"/>
          <w:lang w:eastAsia="en-US"/>
        </w:rPr>
      </w:pPr>
      <w:r w:rsidRPr="00183700">
        <w:rPr>
          <w:noProof/>
          <w:color w:val="auto"/>
        </w:rPr>
        <w:t xml:space="preserve">AM23: </w:t>
      </w:r>
      <w:r>
        <w:rPr>
          <w:noProof/>
        </w:rPr>
        <w:t>Add course offering</w:t>
      </w:r>
      <w:r>
        <w:rPr>
          <w:noProof/>
        </w:rPr>
        <w:tab/>
      </w:r>
      <w:r>
        <w:rPr>
          <w:noProof/>
        </w:rPr>
        <w:fldChar w:fldCharType="begin"/>
      </w:r>
      <w:r>
        <w:rPr>
          <w:noProof/>
        </w:rPr>
        <w:instrText xml:space="preserve"> PAGEREF _Toc418500280 \h </w:instrText>
      </w:r>
      <w:r>
        <w:rPr>
          <w:noProof/>
        </w:rPr>
      </w:r>
      <w:r>
        <w:rPr>
          <w:noProof/>
        </w:rPr>
        <w:fldChar w:fldCharType="separate"/>
      </w:r>
      <w:r w:rsidR="002F5FD2">
        <w:rPr>
          <w:noProof/>
        </w:rPr>
        <w:t>22</w:t>
      </w:r>
      <w:r>
        <w:rPr>
          <w:noProof/>
        </w:rPr>
        <w:fldChar w:fldCharType="end"/>
      </w:r>
    </w:p>
    <w:p w:rsidRPr="00EE5D87" w:rsidR="00721B27" w:rsidRDefault="00721B27" w14:paraId="152A060F" w14:textId="77777777">
      <w:pPr>
        <w:pStyle w:val="TOC4"/>
        <w:tabs>
          <w:tab w:val="right" w:leader="dot" w:pos="8630"/>
        </w:tabs>
        <w:rPr>
          <w:rFonts w:ascii="Calibri" w:hAnsi="Calibri" w:cs="Times New Roman"/>
          <w:noProof/>
          <w:color w:val="auto"/>
          <w:sz w:val="22"/>
          <w:szCs w:val="22"/>
          <w:lang w:eastAsia="en-US"/>
        </w:rPr>
      </w:pPr>
      <w:r>
        <w:rPr>
          <w:noProof/>
        </w:rPr>
        <w:t>AM24: Edit course offering</w:t>
      </w:r>
      <w:r>
        <w:rPr>
          <w:noProof/>
        </w:rPr>
        <w:tab/>
      </w:r>
      <w:r>
        <w:rPr>
          <w:noProof/>
        </w:rPr>
        <w:fldChar w:fldCharType="begin"/>
      </w:r>
      <w:r>
        <w:rPr>
          <w:noProof/>
        </w:rPr>
        <w:instrText xml:space="preserve"> PAGEREF _Toc418500281 \h </w:instrText>
      </w:r>
      <w:r>
        <w:rPr>
          <w:noProof/>
        </w:rPr>
      </w:r>
      <w:r>
        <w:rPr>
          <w:noProof/>
        </w:rPr>
        <w:fldChar w:fldCharType="separate"/>
      </w:r>
      <w:r w:rsidR="002F5FD2">
        <w:rPr>
          <w:noProof/>
        </w:rPr>
        <w:t>22</w:t>
      </w:r>
      <w:r>
        <w:rPr>
          <w:noProof/>
        </w:rPr>
        <w:fldChar w:fldCharType="end"/>
      </w:r>
    </w:p>
    <w:p w:rsidRPr="00EE5D87" w:rsidR="00721B27" w:rsidRDefault="00721B27" w14:paraId="2CA71656" w14:textId="77777777">
      <w:pPr>
        <w:pStyle w:val="TOC4"/>
        <w:tabs>
          <w:tab w:val="right" w:leader="dot" w:pos="8630"/>
        </w:tabs>
        <w:rPr>
          <w:rFonts w:ascii="Calibri" w:hAnsi="Calibri" w:cs="Times New Roman"/>
          <w:noProof/>
          <w:color w:val="auto"/>
          <w:sz w:val="22"/>
          <w:szCs w:val="22"/>
          <w:lang w:eastAsia="en-US"/>
        </w:rPr>
      </w:pPr>
      <w:r>
        <w:rPr>
          <w:noProof/>
        </w:rPr>
        <w:t>AM25: Delete course offering</w:t>
      </w:r>
      <w:r>
        <w:rPr>
          <w:noProof/>
        </w:rPr>
        <w:tab/>
      </w:r>
      <w:r>
        <w:rPr>
          <w:noProof/>
        </w:rPr>
        <w:fldChar w:fldCharType="begin"/>
      </w:r>
      <w:r>
        <w:rPr>
          <w:noProof/>
        </w:rPr>
        <w:instrText xml:space="preserve"> PAGEREF _Toc418500282 \h </w:instrText>
      </w:r>
      <w:r>
        <w:rPr>
          <w:noProof/>
        </w:rPr>
      </w:r>
      <w:r>
        <w:rPr>
          <w:noProof/>
        </w:rPr>
        <w:fldChar w:fldCharType="separate"/>
      </w:r>
      <w:r w:rsidR="002F5FD2">
        <w:rPr>
          <w:noProof/>
        </w:rPr>
        <w:t>22</w:t>
      </w:r>
      <w:r>
        <w:rPr>
          <w:noProof/>
        </w:rPr>
        <w:fldChar w:fldCharType="end"/>
      </w:r>
    </w:p>
    <w:p w:rsidRPr="00EE5D87" w:rsidR="00721B27" w:rsidRDefault="00721B27" w14:paraId="78048493" w14:textId="77777777">
      <w:pPr>
        <w:pStyle w:val="TOC4"/>
        <w:tabs>
          <w:tab w:val="right" w:leader="dot" w:pos="8630"/>
        </w:tabs>
        <w:rPr>
          <w:rFonts w:ascii="Calibri" w:hAnsi="Calibri" w:cs="Times New Roman"/>
          <w:noProof/>
          <w:color w:val="auto"/>
          <w:sz w:val="22"/>
          <w:szCs w:val="22"/>
          <w:lang w:eastAsia="en-US"/>
        </w:rPr>
      </w:pPr>
      <w:r>
        <w:rPr>
          <w:noProof/>
        </w:rPr>
        <w:t>AM26: View all course offerings</w:t>
      </w:r>
      <w:r>
        <w:rPr>
          <w:noProof/>
        </w:rPr>
        <w:tab/>
      </w:r>
      <w:r>
        <w:rPr>
          <w:noProof/>
        </w:rPr>
        <w:fldChar w:fldCharType="begin"/>
      </w:r>
      <w:r>
        <w:rPr>
          <w:noProof/>
        </w:rPr>
        <w:instrText xml:space="preserve"> PAGEREF _Toc418500283 \h </w:instrText>
      </w:r>
      <w:r>
        <w:rPr>
          <w:noProof/>
        </w:rPr>
      </w:r>
      <w:r>
        <w:rPr>
          <w:noProof/>
        </w:rPr>
        <w:fldChar w:fldCharType="separate"/>
      </w:r>
      <w:r w:rsidR="002F5FD2">
        <w:rPr>
          <w:noProof/>
        </w:rPr>
        <w:t>22</w:t>
      </w:r>
      <w:r>
        <w:rPr>
          <w:noProof/>
        </w:rPr>
        <w:fldChar w:fldCharType="end"/>
      </w:r>
    </w:p>
    <w:p w:rsidRPr="00EE5D87" w:rsidR="00721B27" w:rsidRDefault="00721B27" w14:paraId="14207147" w14:textId="77777777">
      <w:pPr>
        <w:pStyle w:val="TOC4"/>
        <w:tabs>
          <w:tab w:val="right" w:leader="dot" w:pos="8630"/>
        </w:tabs>
        <w:rPr>
          <w:rFonts w:ascii="Calibri" w:hAnsi="Calibri" w:cs="Times New Roman"/>
          <w:noProof/>
          <w:color w:val="auto"/>
          <w:sz w:val="22"/>
          <w:szCs w:val="22"/>
          <w:lang w:eastAsia="en-US"/>
        </w:rPr>
      </w:pPr>
      <w:r w:rsidRPr="00183700">
        <w:rPr>
          <w:noProof/>
          <w:color w:val="auto"/>
        </w:rPr>
        <w:t xml:space="preserve">AM27: </w:t>
      </w:r>
      <w:r>
        <w:rPr>
          <w:noProof/>
        </w:rPr>
        <w:t>Import a list of students into a course offering</w:t>
      </w:r>
      <w:r>
        <w:rPr>
          <w:noProof/>
        </w:rPr>
        <w:tab/>
      </w:r>
      <w:r>
        <w:rPr>
          <w:noProof/>
        </w:rPr>
        <w:fldChar w:fldCharType="begin"/>
      </w:r>
      <w:r>
        <w:rPr>
          <w:noProof/>
        </w:rPr>
        <w:instrText xml:space="preserve"> PAGEREF _Toc418500284 \h </w:instrText>
      </w:r>
      <w:r>
        <w:rPr>
          <w:noProof/>
        </w:rPr>
      </w:r>
      <w:r>
        <w:rPr>
          <w:noProof/>
        </w:rPr>
        <w:fldChar w:fldCharType="separate"/>
      </w:r>
      <w:r w:rsidR="002F5FD2">
        <w:rPr>
          <w:noProof/>
        </w:rPr>
        <w:t>23</w:t>
      </w:r>
      <w:r>
        <w:rPr>
          <w:noProof/>
        </w:rPr>
        <w:fldChar w:fldCharType="end"/>
      </w:r>
    </w:p>
    <w:p w:rsidRPr="00EE5D87" w:rsidR="00721B27" w:rsidRDefault="00721B27" w14:paraId="1CA6C218" w14:textId="77777777">
      <w:pPr>
        <w:pStyle w:val="TOC4"/>
        <w:tabs>
          <w:tab w:val="right" w:leader="dot" w:pos="8630"/>
        </w:tabs>
        <w:rPr>
          <w:rFonts w:ascii="Calibri" w:hAnsi="Calibri" w:cs="Times New Roman"/>
          <w:noProof/>
          <w:color w:val="auto"/>
          <w:sz w:val="22"/>
          <w:szCs w:val="22"/>
          <w:lang w:eastAsia="en-US"/>
        </w:rPr>
      </w:pPr>
      <w:r>
        <w:rPr>
          <w:noProof/>
        </w:rPr>
        <w:t>AM28: Add student to a course offering</w:t>
      </w:r>
      <w:r>
        <w:rPr>
          <w:noProof/>
        </w:rPr>
        <w:tab/>
      </w:r>
      <w:r>
        <w:rPr>
          <w:noProof/>
        </w:rPr>
        <w:fldChar w:fldCharType="begin"/>
      </w:r>
      <w:r>
        <w:rPr>
          <w:noProof/>
        </w:rPr>
        <w:instrText xml:space="preserve"> PAGEREF _Toc418500285 \h </w:instrText>
      </w:r>
      <w:r>
        <w:rPr>
          <w:noProof/>
        </w:rPr>
      </w:r>
      <w:r>
        <w:rPr>
          <w:noProof/>
        </w:rPr>
        <w:fldChar w:fldCharType="separate"/>
      </w:r>
      <w:r w:rsidR="002F5FD2">
        <w:rPr>
          <w:noProof/>
        </w:rPr>
        <w:t>23</w:t>
      </w:r>
      <w:r>
        <w:rPr>
          <w:noProof/>
        </w:rPr>
        <w:fldChar w:fldCharType="end"/>
      </w:r>
    </w:p>
    <w:p w:rsidRPr="00EE5D87" w:rsidR="00721B27" w:rsidRDefault="00721B27" w14:paraId="04724AE3" w14:textId="77777777">
      <w:pPr>
        <w:pStyle w:val="TOC4"/>
        <w:tabs>
          <w:tab w:val="right" w:leader="dot" w:pos="8630"/>
        </w:tabs>
        <w:rPr>
          <w:rFonts w:ascii="Calibri" w:hAnsi="Calibri" w:cs="Times New Roman"/>
          <w:noProof/>
          <w:color w:val="auto"/>
          <w:sz w:val="22"/>
          <w:szCs w:val="22"/>
          <w:lang w:eastAsia="en-US"/>
        </w:rPr>
      </w:pPr>
      <w:r>
        <w:rPr>
          <w:noProof/>
        </w:rPr>
        <w:t>AM29: Delete a student from a course offering</w:t>
      </w:r>
      <w:r>
        <w:rPr>
          <w:noProof/>
        </w:rPr>
        <w:tab/>
      </w:r>
      <w:r>
        <w:rPr>
          <w:noProof/>
        </w:rPr>
        <w:fldChar w:fldCharType="begin"/>
      </w:r>
      <w:r>
        <w:rPr>
          <w:noProof/>
        </w:rPr>
        <w:instrText xml:space="preserve"> PAGEREF _Toc418500286 \h </w:instrText>
      </w:r>
      <w:r>
        <w:rPr>
          <w:noProof/>
        </w:rPr>
      </w:r>
      <w:r>
        <w:rPr>
          <w:noProof/>
        </w:rPr>
        <w:fldChar w:fldCharType="separate"/>
      </w:r>
      <w:r w:rsidR="002F5FD2">
        <w:rPr>
          <w:noProof/>
        </w:rPr>
        <w:t>23</w:t>
      </w:r>
      <w:r>
        <w:rPr>
          <w:noProof/>
        </w:rPr>
        <w:fldChar w:fldCharType="end"/>
      </w:r>
    </w:p>
    <w:p w:rsidRPr="00EE5D87" w:rsidR="00721B27" w:rsidRDefault="00721B27" w14:paraId="35F29184" w14:textId="77777777">
      <w:pPr>
        <w:pStyle w:val="TOC3"/>
        <w:tabs>
          <w:tab w:val="left" w:pos="1200"/>
          <w:tab w:val="right" w:leader="dot" w:pos="8630"/>
        </w:tabs>
        <w:rPr>
          <w:rFonts w:ascii="Calibri" w:hAnsi="Calibri" w:cs="Times New Roman"/>
          <w:i w:val="0"/>
          <w:iCs w:val="0"/>
          <w:noProof/>
          <w:color w:val="auto"/>
          <w:sz w:val="22"/>
          <w:szCs w:val="22"/>
          <w:lang w:eastAsia="en-US"/>
        </w:rPr>
      </w:pPr>
      <w:r>
        <w:rPr>
          <w:noProof/>
        </w:rPr>
        <w:t>5.1.3</w:t>
      </w:r>
      <w:r w:rsidRPr="00EE5D87">
        <w:rPr>
          <w:rFonts w:ascii="Calibri" w:hAnsi="Calibri" w:cs="Times New Roman"/>
          <w:i w:val="0"/>
          <w:iCs w:val="0"/>
          <w:noProof/>
          <w:color w:val="auto"/>
          <w:sz w:val="22"/>
          <w:szCs w:val="22"/>
          <w:lang w:eastAsia="en-US"/>
        </w:rPr>
        <w:tab/>
      </w:r>
      <w:r>
        <w:rPr>
          <w:noProof/>
        </w:rPr>
        <w:t>Faculty (FC)</w:t>
      </w:r>
      <w:r>
        <w:rPr>
          <w:noProof/>
        </w:rPr>
        <w:tab/>
      </w:r>
      <w:r>
        <w:rPr>
          <w:noProof/>
        </w:rPr>
        <w:fldChar w:fldCharType="begin"/>
      </w:r>
      <w:r>
        <w:rPr>
          <w:noProof/>
        </w:rPr>
        <w:instrText xml:space="preserve"> PAGEREF _Toc418500287 \h </w:instrText>
      </w:r>
      <w:r>
        <w:rPr>
          <w:noProof/>
        </w:rPr>
      </w:r>
      <w:r>
        <w:rPr>
          <w:noProof/>
        </w:rPr>
        <w:fldChar w:fldCharType="separate"/>
      </w:r>
      <w:r w:rsidR="002F5FD2">
        <w:rPr>
          <w:noProof/>
        </w:rPr>
        <w:t>23</w:t>
      </w:r>
      <w:r>
        <w:rPr>
          <w:noProof/>
        </w:rPr>
        <w:fldChar w:fldCharType="end"/>
      </w:r>
    </w:p>
    <w:p w:rsidRPr="00EE5D87" w:rsidR="00721B27" w:rsidRDefault="00721B27" w14:paraId="58A88BDC" w14:textId="77777777">
      <w:pPr>
        <w:pStyle w:val="TOC4"/>
        <w:tabs>
          <w:tab w:val="right" w:leader="dot" w:pos="8630"/>
        </w:tabs>
        <w:rPr>
          <w:rFonts w:ascii="Calibri" w:hAnsi="Calibri" w:cs="Times New Roman"/>
          <w:noProof/>
          <w:color w:val="auto"/>
          <w:sz w:val="22"/>
          <w:szCs w:val="22"/>
          <w:lang w:eastAsia="en-US"/>
        </w:rPr>
      </w:pPr>
      <w:r>
        <w:rPr>
          <w:noProof/>
        </w:rPr>
        <w:t>FC1: Semester selection</w:t>
      </w:r>
      <w:r>
        <w:rPr>
          <w:noProof/>
        </w:rPr>
        <w:tab/>
      </w:r>
      <w:r>
        <w:rPr>
          <w:noProof/>
        </w:rPr>
        <w:fldChar w:fldCharType="begin"/>
      </w:r>
      <w:r>
        <w:rPr>
          <w:noProof/>
        </w:rPr>
        <w:instrText xml:space="preserve"> PAGEREF _Toc418500288 \h </w:instrText>
      </w:r>
      <w:r>
        <w:rPr>
          <w:noProof/>
        </w:rPr>
      </w:r>
      <w:r>
        <w:rPr>
          <w:noProof/>
        </w:rPr>
        <w:fldChar w:fldCharType="separate"/>
      </w:r>
      <w:r w:rsidR="002F5FD2">
        <w:rPr>
          <w:noProof/>
        </w:rPr>
        <w:t>23</w:t>
      </w:r>
      <w:r>
        <w:rPr>
          <w:noProof/>
        </w:rPr>
        <w:fldChar w:fldCharType="end"/>
      </w:r>
    </w:p>
    <w:p w:rsidRPr="00EE5D87" w:rsidR="00721B27" w:rsidRDefault="00721B27" w14:paraId="558AB3AD" w14:textId="77777777">
      <w:pPr>
        <w:pStyle w:val="TOC4"/>
        <w:tabs>
          <w:tab w:val="right" w:leader="dot" w:pos="8630"/>
        </w:tabs>
        <w:rPr>
          <w:rFonts w:ascii="Calibri" w:hAnsi="Calibri" w:cs="Times New Roman"/>
          <w:noProof/>
          <w:color w:val="auto"/>
          <w:sz w:val="22"/>
          <w:szCs w:val="22"/>
          <w:lang w:eastAsia="en-US"/>
        </w:rPr>
      </w:pPr>
      <w:r w:rsidRPr="00183700">
        <w:rPr>
          <w:noProof/>
          <w:color w:val="auto"/>
        </w:rPr>
        <w:t xml:space="preserve">FC2: </w:t>
      </w:r>
      <w:r>
        <w:rPr>
          <w:noProof/>
        </w:rPr>
        <w:t>Export a list of students from a course offering</w:t>
      </w:r>
      <w:r>
        <w:rPr>
          <w:noProof/>
        </w:rPr>
        <w:tab/>
      </w:r>
      <w:r>
        <w:rPr>
          <w:noProof/>
        </w:rPr>
        <w:fldChar w:fldCharType="begin"/>
      </w:r>
      <w:r>
        <w:rPr>
          <w:noProof/>
        </w:rPr>
        <w:instrText xml:space="preserve"> PAGEREF _Toc418500289 \h </w:instrText>
      </w:r>
      <w:r>
        <w:rPr>
          <w:noProof/>
        </w:rPr>
      </w:r>
      <w:r>
        <w:rPr>
          <w:noProof/>
        </w:rPr>
        <w:fldChar w:fldCharType="separate"/>
      </w:r>
      <w:r w:rsidR="002F5FD2">
        <w:rPr>
          <w:noProof/>
        </w:rPr>
        <w:t>23</w:t>
      </w:r>
      <w:r>
        <w:rPr>
          <w:noProof/>
        </w:rPr>
        <w:fldChar w:fldCharType="end"/>
      </w:r>
    </w:p>
    <w:p w:rsidRPr="00EE5D87" w:rsidR="00721B27" w:rsidRDefault="00721B27" w14:paraId="67449E69" w14:textId="77777777">
      <w:pPr>
        <w:pStyle w:val="TOC4"/>
        <w:tabs>
          <w:tab w:val="right" w:leader="dot" w:pos="8630"/>
        </w:tabs>
        <w:rPr>
          <w:rFonts w:ascii="Calibri" w:hAnsi="Calibri" w:cs="Times New Roman"/>
          <w:noProof/>
          <w:color w:val="auto"/>
          <w:sz w:val="22"/>
          <w:szCs w:val="22"/>
          <w:lang w:eastAsia="en-US"/>
        </w:rPr>
      </w:pPr>
      <w:r>
        <w:rPr>
          <w:noProof/>
        </w:rPr>
        <w:t>FC3: Basic Characteristics of Offerings</w:t>
      </w:r>
      <w:r>
        <w:rPr>
          <w:noProof/>
        </w:rPr>
        <w:tab/>
      </w:r>
      <w:r>
        <w:rPr>
          <w:noProof/>
        </w:rPr>
        <w:fldChar w:fldCharType="begin"/>
      </w:r>
      <w:r>
        <w:rPr>
          <w:noProof/>
        </w:rPr>
        <w:instrText xml:space="preserve"> PAGEREF _Toc418500290 \h </w:instrText>
      </w:r>
      <w:r>
        <w:rPr>
          <w:noProof/>
        </w:rPr>
      </w:r>
      <w:r>
        <w:rPr>
          <w:noProof/>
        </w:rPr>
        <w:fldChar w:fldCharType="separate"/>
      </w:r>
      <w:r w:rsidR="002F5FD2">
        <w:rPr>
          <w:noProof/>
        </w:rPr>
        <w:t>24</w:t>
      </w:r>
      <w:r>
        <w:rPr>
          <w:noProof/>
        </w:rPr>
        <w:fldChar w:fldCharType="end"/>
      </w:r>
    </w:p>
    <w:p w:rsidRPr="00EE5D87" w:rsidR="00721B27" w:rsidRDefault="00721B27" w14:paraId="57EB4057" w14:textId="77777777">
      <w:pPr>
        <w:pStyle w:val="TOC4"/>
        <w:tabs>
          <w:tab w:val="right" w:leader="dot" w:pos="8630"/>
        </w:tabs>
        <w:rPr>
          <w:rFonts w:ascii="Calibri" w:hAnsi="Calibri" w:cs="Times New Roman"/>
          <w:noProof/>
          <w:color w:val="auto"/>
          <w:sz w:val="22"/>
          <w:szCs w:val="22"/>
          <w:lang w:eastAsia="en-US"/>
        </w:rPr>
      </w:pPr>
      <w:r>
        <w:rPr>
          <w:noProof/>
        </w:rPr>
        <w:t>FC4: Add/remove students from course offering</w:t>
      </w:r>
      <w:r>
        <w:rPr>
          <w:noProof/>
        </w:rPr>
        <w:tab/>
      </w:r>
      <w:r>
        <w:rPr>
          <w:noProof/>
        </w:rPr>
        <w:fldChar w:fldCharType="begin"/>
      </w:r>
      <w:r>
        <w:rPr>
          <w:noProof/>
        </w:rPr>
        <w:instrText xml:space="preserve"> PAGEREF _Toc418500291 \h </w:instrText>
      </w:r>
      <w:r>
        <w:rPr>
          <w:noProof/>
        </w:rPr>
      </w:r>
      <w:r>
        <w:rPr>
          <w:noProof/>
        </w:rPr>
        <w:fldChar w:fldCharType="separate"/>
      </w:r>
      <w:r w:rsidR="002F5FD2">
        <w:rPr>
          <w:noProof/>
        </w:rPr>
        <w:t>24</w:t>
      </w:r>
      <w:r>
        <w:rPr>
          <w:noProof/>
        </w:rPr>
        <w:fldChar w:fldCharType="end"/>
      </w:r>
    </w:p>
    <w:p w:rsidRPr="00EE5D87" w:rsidR="00721B27" w:rsidRDefault="00721B27" w14:paraId="345F9702" w14:textId="77777777">
      <w:pPr>
        <w:pStyle w:val="TOC4"/>
        <w:tabs>
          <w:tab w:val="right" w:leader="dot" w:pos="8630"/>
        </w:tabs>
        <w:rPr>
          <w:rFonts w:ascii="Calibri" w:hAnsi="Calibri" w:cs="Times New Roman"/>
          <w:noProof/>
          <w:color w:val="auto"/>
          <w:sz w:val="22"/>
          <w:szCs w:val="22"/>
          <w:lang w:eastAsia="en-US"/>
        </w:rPr>
      </w:pPr>
      <w:r>
        <w:rPr>
          <w:noProof/>
        </w:rPr>
        <w:t>FC5: Add metric to a course offering</w:t>
      </w:r>
      <w:r>
        <w:rPr>
          <w:noProof/>
        </w:rPr>
        <w:tab/>
      </w:r>
      <w:r>
        <w:rPr>
          <w:noProof/>
        </w:rPr>
        <w:fldChar w:fldCharType="begin"/>
      </w:r>
      <w:r>
        <w:rPr>
          <w:noProof/>
        </w:rPr>
        <w:instrText xml:space="preserve"> PAGEREF _Toc418500292 \h </w:instrText>
      </w:r>
      <w:r>
        <w:rPr>
          <w:noProof/>
        </w:rPr>
      </w:r>
      <w:r>
        <w:rPr>
          <w:noProof/>
        </w:rPr>
        <w:fldChar w:fldCharType="separate"/>
      </w:r>
      <w:r w:rsidR="002F5FD2">
        <w:rPr>
          <w:noProof/>
        </w:rPr>
        <w:t>24</w:t>
      </w:r>
      <w:r>
        <w:rPr>
          <w:noProof/>
        </w:rPr>
        <w:fldChar w:fldCharType="end"/>
      </w:r>
    </w:p>
    <w:p w:rsidRPr="00EE5D87" w:rsidR="00721B27" w:rsidRDefault="00721B27" w14:paraId="54292549" w14:textId="77777777">
      <w:pPr>
        <w:pStyle w:val="TOC4"/>
        <w:tabs>
          <w:tab w:val="right" w:leader="dot" w:pos="8630"/>
        </w:tabs>
        <w:rPr>
          <w:rFonts w:ascii="Calibri" w:hAnsi="Calibri" w:cs="Times New Roman"/>
          <w:noProof/>
          <w:color w:val="auto"/>
          <w:sz w:val="22"/>
          <w:szCs w:val="22"/>
          <w:lang w:eastAsia="en-US"/>
        </w:rPr>
      </w:pPr>
      <w:r>
        <w:rPr>
          <w:noProof/>
        </w:rPr>
        <w:t>FC6:  Edit metric</w:t>
      </w:r>
      <w:r>
        <w:rPr>
          <w:noProof/>
        </w:rPr>
        <w:tab/>
      </w:r>
      <w:r>
        <w:rPr>
          <w:noProof/>
        </w:rPr>
        <w:fldChar w:fldCharType="begin"/>
      </w:r>
      <w:r>
        <w:rPr>
          <w:noProof/>
        </w:rPr>
        <w:instrText xml:space="preserve"> PAGEREF _Toc418500293 \h </w:instrText>
      </w:r>
      <w:r>
        <w:rPr>
          <w:noProof/>
        </w:rPr>
      </w:r>
      <w:r>
        <w:rPr>
          <w:noProof/>
        </w:rPr>
        <w:fldChar w:fldCharType="separate"/>
      </w:r>
      <w:r w:rsidR="002F5FD2">
        <w:rPr>
          <w:noProof/>
        </w:rPr>
        <w:t>24</w:t>
      </w:r>
      <w:r>
        <w:rPr>
          <w:noProof/>
        </w:rPr>
        <w:fldChar w:fldCharType="end"/>
      </w:r>
    </w:p>
    <w:p w:rsidRPr="00EE5D87" w:rsidR="00721B27" w:rsidRDefault="00721B27" w14:paraId="13DC5369" w14:textId="77777777">
      <w:pPr>
        <w:pStyle w:val="TOC4"/>
        <w:tabs>
          <w:tab w:val="right" w:leader="dot" w:pos="8630"/>
        </w:tabs>
        <w:rPr>
          <w:rFonts w:ascii="Calibri" w:hAnsi="Calibri" w:cs="Times New Roman"/>
          <w:noProof/>
          <w:color w:val="auto"/>
          <w:sz w:val="22"/>
          <w:szCs w:val="22"/>
          <w:lang w:eastAsia="en-US"/>
        </w:rPr>
      </w:pPr>
      <w:r>
        <w:rPr>
          <w:noProof/>
        </w:rPr>
        <w:t>FC7: Delete metric</w:t>
      </w:r>
      <w:r>
        <w:rPr>
          <w:noProof/>
        </w:rPr>
        <w:tab/>
      </w:r>
      <w:r>
        <w:rPr>
          <w:noProof/>
        </w:rPr>
        <w:fldChar w:fldCharType="begin"/>
      </w:r>
      <w:r>
        <w:rPr>
          <w:noProof/>
        </w:rPr>
        <w:instrText xml:space="preserve"> PAGEREF _Toc418500294 \h </w:instrText>
      </w:r>
      <w:r>
        <w:rPr>
          <w:noProof/>
        </w:rPr>
      </w:r>
      <w:r>
        <w:rPr>
          <w:noProof/>
        </w:rPr>
        <w:fldChar w:fldCharType="separate"/>
      </w:r>
      <w:r w:rsidR="002F5FD2">
        <w:rPr>
          <w:noProof/>
        </w:rPr>
        <w:t>25</w:t>
      </w:r>
      <w:r>
        <w:rPr>
          <w:noProof/>
        </w:rPr>
        <w:fldChar w:fldCharType="end"/>
      </w:r>
    </w:p>
    <w:p w:rsidRPr="00EE5D87" w:rsidR="00721B27" w:rsidRDefault="00721B27" w14:paraId="55006260" w14:textId="77777777">
      <w:pPr>
        <w:pStyle w:val="TOC4"/>
        <w:tabs>
          <w:tab w:val="right" w:leader="dot" w:pos="8630"/>
        </w:tabs>
        <w:rPr>
          <w:rFonts w:ascii="Calibri" w:hAnsi="Calibri" w:cs="Times New Roman"/>
          <w:noProof/>
          <w:color w:val="auto"/>
          <w:sz w:val="22"/>
          <w:szCs w:val="22"/>
          <w:lang w:eastAsia="en-US"/>
        </w:rPr>
      </w:pPr>
      <w:r>
        <w:rPr>
          <w:noProof/>
        </w:rPr>
        <w:t>FC8: Add student score to metric</w:t>
      </w:r>
      <w:r>
        <w:rPr>
          <w:noProof/>
        </w:rPr>
        <w:tab/>
      </w:r>
      <w:r>
        <w:rPr>
          <w:noProof/>
        </w:rPr>
        <w:fldChar w:fldCharType="begin"/>
      </w:r>
      <w:r>
        <w:rPr>
          <w:noProof/>
        </w:rPr>
        <w:instrText xml:space="preserve"> PAGEREF _Toc418500295 \h </w:instrText>
      </w:r>
      <w:r>
        <w:rPr>
          <w:noProof/>
        </w:rPr>
      </w:r>
      <w:r>
        <w:rPr>
          <w:noProof/>
        </w:rPr>
        <w:fldChar w:fldCharType="separate"/>
      </w:r>
      <w:r w:rsidR="002F5FD2">
        <w:rPr>
          <w:noProof/>
        </w:rPr>
        <w:t>25</w:t>
      </w:r>
      <w:r>
        <w:rPr>
          <w:noProof/>
        </w:rPr>
        <w:fldChar w:fldCharType="end"/>
      </w:r>
    </w:p>
    <w:p w:rsidRPr="00EE5D87" w:rsidR="00721B27" w:rsidRDefault="00721B27" w14:paraId="0DFEC9D6" w14:textId="77777777">
      <w:pPr>
        <w:pStyle w:val="TOC4"/>
        <w:tabs>
          <w:tab w:val="right" w:leader="dot" w:pos="8630"/>
        </w:tabs>
        <w:rPr>
          <w:rFonts w:ascii="Calibri" w:hAnsi="Calibri" w:cs="Times New Roman"/>
          <w:noProof/>
          <w:color w:val="auto"/>
          <w:sz w:val="22"/>
          <w:szCs w:val="22"/>
          <w:lang w:eastAsia="en-US"/>
        </w:rPr>
      </w:pPr>
      <w:r>
        <w:rPr>
          <w:noProof/>
        </w:rPr>
        <w:t>FC9: Edit student score on metric</w:t>
      </w:r>
      <w:r>
        <w:rPr>
          <w:noProof/>
        </w:rPr>
        <w:tab/>
      </w:r>
      <w:r>
        <w:rPr>
          <w:noProof/>
        </w:rPr>
        <w:fldChar w:fldCharType="begin"/>
      </w:r>
      <w:r>
        <w:rPr>
          <w:noProof/>
        </w:rPr>
        <w:instrText xml:space="preserve"> PAGEREF _Toc418500296 \h </w:instrText>
      </w:r>
      <w:r>
        <w:rPr>
          <w:noProof/>
        </w:rPr>
      </w:r>
      <w:r>
        <w:rPr>
          <w:noProof/>
        </w:rPr>
        <w:fldChar w:fldCharType="separate"/>
      </w:r>
      <w:r w:rsidR="002F5FD2">
        <w:rPr>
          <w:noProof/>
        </w:rPr>
        <w:t>25</w:t>
      </w:r>
      <w:r>
        <w:rPr>
          <w:noProof/>
        </w:rPr>
        <w:fldChar w:fldCharType="end"/>
      </w:r>
    </w:p>
    <w:p w:rsidRPr="00EE5D87" w:rsidR="00721B27" w:rsidRDefault="00721B27" w14:paraId="1E8005BF" w14:textId="77777777">
      <w:pPr>
        <w:pStyle w:val="TOC4"/>
        <w:tabs>
          <w:tab w:val="right" w:leader="dot" w:pos="8630"/>
        </w:tabs>
        <w:rPr>
          <w:rFonts w:ascii="Calibri" w:hAnsi="Calibri" w:cs="Times New Roman"/>
          <w:noProof/>
          <w:color w:val="auto"/>
          <w:sz w:val="22"/>
          <w:szCs w:val="22"/>
          <w:lang w:eastAsia="en-US"/>
        </w:rPr>
      </w:pPr>
      <w:r>
        <w:rPr>
          <w:noProof/>
        </w:rPr>
        <w:t>FC10:  View extent to which students met student outcome</w:t>
      </w:r>
      <w:r>
        <w:rPr>
          <w:noProof/>
        </w:rPr>
        <w:tab/>
      </w:r>
      <w:r>
        <w:rPr>
          <w:noProof/>
        </w:rPr>
        <w:fldChar w:fldCharType="begin"/>
      </w:r>
      <w:r>
        <w:rPr>
          <w:noProof/>
        </w:rPr>
        <w:instrText xml:space="preserve"> PAGEREF _Toc418500297 \h </w:instrText>
      </w:r>
      <w:r>
        <w:rPr>
          <w:noProof/>
        </w:rPr>
      </w:r>
      <w:r>
        <w:rPr>
          <w:noProof/>
        </w:rPr>
        <w:fldChar w:fldCharType="separate"/>
      </w:r>
      <w:r w:rsidR="002F5FD2">
        <w:rPr>
          <w:noProof/>
        </w:rPr>
        <w:t>25</w:t>
      </w:r>
      <w:r>
        <w:rPr>
          <w:noProof/>
        </w:rPr>
        <w:fldChar w:fldCharType="end"/>
      </w:r>
    </w:p>
    <w:p w:rsidRPr="00EE5D87" w:rsidR="00721B27" w:rsidRDefault="00721B27" w14:paraId="61DC513F" w14:textId="77777777">
      <w:pPr>
        <w:pStyle w:val="TOC4"/>
        <w:tabs>
          <w:tab w:val="right" w:leader="dot" w:pos="8630"/>
        </w:tabs>
        <w:rPr>
          <w:rFonts w:ascii="Calibri" w:hAnsi="Calibri" w:cs="Times New Roman"/>
          <w:noProof/>
          <w:color w:val="auto"/>
          <w:sz w:val="22"/>
          <w:szCs w:val="22"/>
          <w:lang w:eastAsia="en-US"/>
        </w:rPr>
      </w:pPr>
      <w:r>
        <w:rPr>
          <w:noProof/>
        </w:rPr>
        <w:t>FC11: Faculty view</w:t>
      </w:r>
      <w:r>
        <w:rPr>
          <w:noProof/>
        </w:rPr>
        <w:tab/>
      </w:r>
      <w:r>
        <w:rPr>
          <w:noProof/>
        </w:rPr>
        <w:fldChar w:fldCharType="begin"/>
      </w:r>
      <w:r>
        <w:rPr>
          <w:noProof/>
        </w:rPr>
        <w:instrText xml:space="preserve"> PAGEREF _Toc418500298 \h </w:instrText>
      </w:r>
      <w:r>
        <w:rPr>
          <w:noProof/>
        </w:rPr>
      </w:r>
      <w:r>
        <w:rPr>
          <w:noProof/>
        </w:rPr>
        <w:fldChar w:fldCharType="separate"/>
      </w:r>
      <w:r w:rsidR="002F5FD2">
        <w:rPr>
          <w:noProof/>
        </w:rPr>
        <w:t>25</w:t>
      </w:r>
      <w:r>
        <w:rPr>
          <w:noProof/>
        </w:rPr>
        <w:fldChar w:fldCharType="end"/>
      </w:r>
    </w:p>
    <w:p w:rsidRPr="00EE5D87" w:rsidR="00721B27" w:rsidRDefault="00721B27" w14:paraId="1BD1F573" w14:textId="77777777">
      <w:pPr>
        <w:pStyle w:val="TOC3"/>
        <w:tabs>
          <w:tab w:val="left" w:pos="1200"/>
          <w:tab w:val="right" w:leader="dot" w:pos="8630"/>
        </w:tabs>
        <w:rPr>
          <w:rFonts w:ascii="Calibri" w:hAnsi="Calibri" w:cs="Times New Roman"/>
          <w:i w:val="0"/>
          <w:iCs w:val="0"/>
          <w:noProof/>
          <w:color w:val="auto"/>
          <w:sz w:val="22"/>
          <w:szCs w:val="22"/>
          <w:lang w:eastAsia="en-US"/>
        </w:rPr>
      </w:pPr>
      <w:r>
        <w:rPr>
          <w:noProof/>
        </w:rPr>
        <w:t>5.1.4</w:t>
      </w:r>
      <w:r w:rsidRPr="00EE5D87">
        <w:rPr>
          <w:rFonts w:ascii="Calibri" w:hAnsi="Calibri" w:cs="Times New Roman"/>
          <w:i w:val="0"/>
          <w:iCs w:val="0"/>
          <w:noProof/>
          <w:color w:val="auto"/>
          <w:sz w:val="22"/>
          <w:szCs w:val="22"/>
          <w:lang w:eastAsia="en-US"/>
        </w:rPr>
        <w:tab/>
      </w:r>
      <w:r>
        <w:rPr>
          <w:noProof/>
        </w:rPr>
        <w:t>Reports (RP)</w:t>
      </w:r>
      <w:r>
        <w:rPr>
          <w:noProof/>
        </w:rPr>
        <w:tab/>
      </w:r>
      <w:r>
        <w:rPr>
          <w:noProof/>
        </w:rPr>
        <w:fldChar w:fldCharType="begin"/>
      </w:r>
      <w:r>
        <w:rPr>
          <w:noProof/>
        </w:rPr>
        <w:instrText xml:space="preserve"> PAGEREF _Toc418500299 \h </w:instrText>
      </w:r>
      <w:r>
        <w:rPr>
          <w:noProof/>
        </w:rPr>
      </w:r>
      <w:r>
        <w:rPr>
          <w:noProof/>
        </w:rPr>
        <w:fldChar w:fldCharType="separate"/>
      </w:r>
      <w:r w:rsidR="002F5FD2">
        <w:rPr>
          <w:noProof/>
        </w:rPr>
        <w:t>26</w:t>
      </w:r>
      <w:r>
        <w:rPr>
          <w:noProof/>
        </w:rPr>
        <w:fldChar w:fldCharType="end"/>
      </w:r>
    </w:p>
    <w:p w:rsidRPr="00EE5D87" w:rsidR="00721B27" w:rsidRDefault="00721B27" w14:paraId="1A3477D8" w14:textId="77777777">
      <w:pPr>
        <w:pStyle w:val="TOC4"/>
        <w:tabs>
          <w:tab w:val="right" w:leader="dot" w:pos="8630"/>
        </w:tabs>
        <w:rPr>
          <w:rFonts w:ascii="Calibri" w:hAnsi="Calibri" w:cs="Times New Roman"/>
          <w:noProof/>
          <w:color w:val="auto"/>
          <w:sz w:val="22"/>
          <w:szCs w:val="22"/>
          <w:lang w:eastAsia="en-US"/>
        </w:rPr>
      </w:pPr>
      <w:r>
        <w:rPr>
          <w:noProof/>
        </w:rPr>
        <w:t>RP1: Indicate semester for the Outcome Report</w:t>
      </w:r>
      <w:r>
        <w:rPr>
          <w:noProof/>
        </w:rPr>
        <w:tab/>
      </w:r>
      <w:r>
        <w:rPr>
          <w:noProof/>
        </w:rPr>
        <w:fldChar w:fldCharType="begin"/>
      </w:r>
      <w:r>
        <w:rPr>
          <w:noProof/>
        </w:rPr>
        <w:instrText xml:space="preserve"> PAGEREF _Toc418500300 \h </w:instrText>
      </w:r>
      <w:r>
        <w:rPr>
          <w:noProof/>
        </w:rPr>
      </w:r>
      <w:r>
        <w:rPr>
          <w:noProof/>
        </w:rPr>
        <w:fldChar w:fldCharType="separate"/>
      </w:r>
      <w:r w:rsidR="002F5FD2">
        <w:rPr>
          <w:noProof/>
        </w:rPr>
        <w:t>26</w:t>
      </w:r>
      <w:r>
        <w:rPr>
          <w:noProof/>
        </w:rPr>
        <w:fldChar w:fldCharType="end"/>
      </w:r>
    </w:p>
    <w:p w:rsidRPr="00EE5D87" w:rsidR="00721B27" w:rsidRDefault="00721B27" w14:paraId="0519977C" w14:textId="77777777">
      <w:pPr>
        <w:pStyle w:val="TOC4"/>
        <w:tabs>
          <w:tab w:val="right" w:leader="dot" w:pos="8630"/>
        </w:tabs>
        <w:rPr>
          <w:rFonts w:ascii="Calibri" w:hAnsi="Calibri" w:cs="Times New Roman"/>
          <w:noProof/>
          <w:color w:val="auto"/>
          <w:sz w:val="22"/>
          <w:szCs w:val="22"/>
          <w:lang w:eastAsia="en-US"/>
        </w:rPr>
      </w:pPr>
      <w:r>
        <w:rPr>
          <w:noProof/>
        </w:rPr>
        <w:t>RP2: Indicate semester(s) for Course PC and PC Semester Reports</w:t>
      </w:r>
      <w:r>
        <w:rPr>
          <w:noProof/>
        </w:rPr>
        <w:tab/>
      </w:r>
      <w:r>
        <w:rPr>
          <w:noProof/>
        </w:rPr>
        <w:fldChar w:fldCharType="begin"/>
      </w:r>
      <w:r>
        <w:rPr>
          <w:noProof/>
        </w:rPr>
        <w:instrText xml:space="preserve"> PAGEREF _Toc418500301 \h </w:instrText>
      </w:r>
      <w:r>
        <w:rPr>
          <w:noProof/>
        </w:rPr>
      </w:r>
      <w:r>
        <w:rPr>
          <w:noProof/>
        </w:rPr>
        <w:fldChar w:fldCharType="separate"/>
      </w:r>
      <w:r w:rsidR="002F5FD2">
        <w:rPr>
          <w:noProof/>
        </w:rPr>
        <w:t>26</w:t>
      </w:r>
      <w:r>
        <w:rPr>
          <w:noProof/>
        </w:rPr>
        <w:fldChar w:fldCharType="end"/>
      </w:r>
    </w:p>
    <w:p w:rsidRPr="00EE5D87" w:rsidR="00721B27" w:rsidRDefault="00721B27" w14:paraId="2866B943" w14:textId="77777777">
      <w:pPr>
        <w:pStyle w:val="TOC4"/>
        <w:tabs>
          <w:tab w:val="right" w:leader="dot" w:pos="8630"/>
        </w:tabs>
        <w:rPr>
          <w:rFonts w:ascii="Calibri" w:hAnsi="Calibri" w:cs="Times New Roman"/>
          <w:noProof/>
          <w:color w:val="auto"/>
          <w:sz w:val="22"/>
          <w:szCs w:val="22"/>
          <w:lang w:eastAsia="en-US"/>
        </w:rPr>
      </w:pPr>
      <w:r>
        <w:rPr>
          <w:noProof/>
        </w:rPr>
        <w:t>RP3:  Indicate program(s) for Course PC, Matrix, and PC Semester Reports</w:t>
      </w:r>
      <w:r>
        <w:rPr>
          <w:noProof/>
        </w:rPr>
        <w:tab/>
      </w:r>
      <w:r>
        <w:rPr>
          <w:noProof/>
        </w:rPr>
        <w:fldChar w:fldCharType="begin"/>
      </w:r>
      <w:r>
        <w:rPr>
          <w:noProof/>
        </w:rPr>
        <w:instrText xml:space="preserve"> PAGEREF _Toc418500302 \h </w:instrText>
      </w:r>
      <w:r>
        <w:rPr>
          <w:noProof/>
        </w:rPr>
      </w:r>
      <w:r>
        <w:rPr>
          <w:noProof/>
        </w:rPr>
        <w:fldChar w:fldCharType="separate"/>
      </w:r>
      <w:r w:rsidR="002F5FD2">
        <w:rPr>
          <w:noProof/>
        </w:rPr>
        <w:t>26</w:t>
      </w:r>
      <w:r>
        <w:rPr>
          <w:noProof/>
        </w:rPr>
        <w:fldChar w:fldCharType="end"/>
      </w:r>
    </w:p>
    <w:p w:rsidRPr="00EE5D87" w:rsidR="00721B27" w:rsidRDefault="00721B27" w14:paraId="7AC9E766" w14:textId="77777777">
      <w:pPr>
        <w:pStyle w:val="TOC4"/>
        <w:tabs>
          <w:tab w:val="right" w:leader="dot" w:pos="8630"/>
        </w:tabs>
        <w:rPr>
          <w:rFonts w:ascii="Calibri" w:hAnsi="Calibri" w:cs="Times New Roman"/>
          <w:noProof/>
          <w:color w:val="auto"/>
          <w:sz w:val="22"/>
          <w:szCs w:val="22"/>
          <w:lang w:eastAsia="en-US"/>
        </w:rPr>
      </w:pPr>
      <w:r>
        <w:rPr>
          <w:noProof/>
        </w:rPr>
        <w:t>RP4: Indicate course offering for CORE Report</w:t>
      </w:r>
      <w:r>
        <w:rPr>
          <w:noProof/>
        </w:rPr>
        <w:tab/>
      </w:r>
      <w:r>
        <w:rPr>
          <w:noProof/>
        </w:rPr>
        <w:fldChar w:fldCharType="begin"/>
      </w:r>
      <w:r>
        <w:rPr>
          <w:noProof/>
        </w:rPr>
        <w:instrText xml:space="preserve"> PAGEREF _Toc418500303 \h </w:instrText>
      </w:r>
      <w:r>
        <w:rPr>
          <w:noProof/>
        </w:rPr>
      </w:r>
      <w:r>
        <w:rPr>
          <w:noProof/>
        </w:rPr>
        <w:fldChar w:fldCharType="separate"/>
      </w:r>
      <w:r w:rsidR="002F5FD2">
        <w:rPr>
          <w:noProof/>
        </w:rPr>
        <w:t>26</w:t>
      </w:r>
      <w:r>
        <w:rPr>
          <w:noProof/>
        </w:rPr>
        <w:fldChar w:fldCharType="end"/>
      </w:r>
    </w:p>
    <w:p w:rsidRPr="00EE5D87" w:rsidR="00721B27" w:rsidRDefault="00721B27" w14:paraId="633273A3" w14:textId="77777777">
      <w:pPr>
        <w:pStyle w:val="TOC4"/>
        <w:tabs>
          <w:tab w:val="right" w:leader="dot" w:pos="8630"/>
        </w:tabs>
        <w:rPr>
          <w:rFonts w:ascii="Calibri" w:hAnsi="Calibri" w:cs="Times New Roman"/>
          <w:noProof/>
          <w:color w:val="auto"/>
          <w:sz w:val="22"/>
          <w:szCs w:val="22"/>
          <w:lang w:eastAsia="en-US"/>
        </w:rPr>
      </w:pPr>
      <w:r>
        <w:rPr>
          <w:noProof/>
        </w:rPr>
        <w:t>RP5: Indicate show raw data</w:t>
      </w:r>
      <w:r>
        <w:rPr>
          <w:noProof/>
        </w:rPr>
        <w:tab/>
      </w:r>
      <w:r>
        <w:rPr>
          <w:noProof/>
        </w:rPr>
        <w:fldChar w:fldCharType="begin"/>
      </w:r>
      <w:r>
        <w:rPr>
          <w:noProof/>
        </w:rPr>
        <w:instrText xml:space="preserve"> PAGEREF _Toc418500304 \h </w:instrText>
      </w:r>
      <w:r>
        <w:rPr>
          <w:noProof/>
        </w:rPr>
      </w:r>
      <w:r>
        <w:rPr>
          <w:noProof/>
        </w:rPr>
        <w:fldChar w:fldCharType="separate"/>
      </w:r>
      <w:r w:rsidR="002F5FD2">
        <w:rPr>
          <w:noProof/>
        </w:rPr>
        <w:t>26</w:t>
      </w:r>
      <w:r>
        <w:rPr>
          <w:noProof/>
        </w:rPr>
        <w:fldChar w:fldCharType="end"/>
      </w:r>
    </w:p>
    <w:p w:rsidRPr="00EE5D87" w:rsidR="00721B27" w:rsidRDefault="00721B27" w14:paraId="24F73CD8" w14:textId="77777777">
      <w:pPr>
        <w:pStyle w:val="TOC4"/>
        <w:tabs>
          <w:tab w:val="right" w:leader="dot" w:pos="8630"/>
        </w:tabs>
        <w:rPr>
          <w:rFonts w:ascii="Calibri" w:hAnsi="Calibri" w:cs="Times New Roman"/>
          <w:noProof/>
          <w:color w:val="auto"/>
          <w:sz w:val="22"/>
          <w:szCs w:val="22"/>
          <w:lang w:eastAsia="en-US"/>
        </w:rPr>
      </w:pPr>
      <w:r>
        <w:rPr>
          <w:noProof/>
        </w:rPr>
        <w:t>RP6: Show raw data on reports</w:t>
      </w:r>
      <w:r>
        <w:rPr>
          <w:noProof/>
        </w:rPr>
        <w:tab/>
      </w:r>
      <w:r>
        <w:rPr>
          <w:noProof/>
        </w:rPr>
        <w:fldChar w:fldCharType="begin"/>
      </w:r>
      <w:r>
        <w:rPr>
          <w:noProof/>
        </w:rPr>
        <w:instrText xml:space="preserve"> PAGEREF _Toc418500305 \h </w:instrText>
      </w:r>
      <w:r>
        <w:rPr>
          <w:noProof/>
        </w:rPr>
      </w:r>
      <w:r>
        <w:rPr>
          <w:noProof/>
        </w:rPr>
        <w:fldChar w:fldCharType="separate"/>
      </w:r>
      <w:r w:rsidR="002F5FD2">
        <w:rPr>
          <w:noProof/>
        </w:rPr>
        <w:t>26</w:t>
      </w:r>
      <w:r>
        <w:rPr>
          <w:noProof/>
        </w:rPr>
        <w:fldChar w:fldCharType="end"/>
      </w:r>
    </w:p>
    <w:p w:rsidRPr="00EE5D87" w:rsidR="00721B27" w:rsidRDefault="00721B27" w14:paraId="4F6F40D2" w14:textId="77777777">
      <w:pPr>
        <w:pStyle w:val="TOC4"/>
        <w:tabs>
          <w:tab w:val="right" w:leader="dot" w:pos="8630"/>
        </w:tabs>
        <w:rPr>
          <w:rFonts w:ascii="Calibri" w:hAnsi="Calibri" w:cs="Times New Roman"/>
          <w:noProof/>
          <w:color w:val="auto"/>
          <w:sz w:val="22"/>
          <w:szCs w:val="22"/>
          <w:lang w:eastAsia="en-US"/>
        </w:rPr>
      </w:pPr>
      <w:r>
        <w:rPr>
          <w:noProof/>
        </w:rPr>
        <w:t>RP7:  Indicate scoring method to be used.</w:t>
      </w:r>
      <w:r>
        <w:rPr>
          <w:noProof/>
        </w:rPr>
        <w:tab/>
      </w:r>
      <w:r>
        <w:rPr>
          <w:noProof/>
        </w:rPr>
        <w:fldChar w:fldCharType="begin"/>
      </w:r>
      <w:r>
        <w:rPr>
          <w:noProof/>
        </w:rPr>
        <w:instrText xml:space="preserve"> PAGEREF _Toc418500306 \h </w:instrText>
      </w:r>
      <w:r>
        <w:rPr>
          <w:noProof/>
        </w:rPr>
      </w:r>
      <w:r>
        <w:rPr>
          <w:noProof/>
        </w:rPr>
        <w:fldChar w:fldCharType="separate"/>
      </w:r>
      <w:r w:rsidR="002F5FD2">
        <w:rPr>
          <w:noProof/>
        </w:rPr>
        <w:t>27</w:t>
      </w:r>
      <w:r>
        <w:rPr>
          <w:noProof/>
        </w:rPr>
        <w:fldChar w:fldCharType="end"/>
      </w:r>
    </w:p>
    <w:p w:rsidRPr="00EE5D87" w:rsidR="00721B27" w:rsidRDefault="00721B27" w14:paraId="6BF02E45" w14:textId="77777777">
      <w:pPr>
        <w:pStyle w:val="TOC4"/>
        <w:tabs>
          <w:tab w:val="right" w:leader="dot" w:pos="8630"/>
        </w:tabs>
        <w:rPr>
          <w:rFonts w:ascii="Calibri" w:hAnsi="Calibri" w:cs="Times New Roman"/>
          <w:noProof/>
          <w:color w:val="auto"/>
          <w:sz w:val="22"/>
          <w:szCs w:val="22"/>
          <w:lang w:eastAsia="en-US"/>
        </w:rPr>
      </w:pPr>
      <w:r>
        <w:rPr>
          <w:noProof/>
        </w:rPr>
        <w:t>RP8:  Calculate data based on students who met the metric goal.</w:t>
      </w:r>
      <w:r>
        <w:rPr>
          <w:noProof/>
        </w:rPr>
        <w:tab/>
      </w:r>
      <w:r>
        <w:rPr>
          <w:noProof/>
        </w:rPr>
        <w:fldChar w:fldCharType="begin"/>
      </w:r>
      <w:r>
        <w:rPr>
          <w:noProof/>
        </w:rPr>
        <w:instrText xml:space="preserve"> PAGEREF _Toc418500307 \h </w:instrText>
      </w:r>
      <w:r>
        <w:rPr>
          <w:noProof/>
        </w:rPr>
      </w:r>
      <w:r>
        <w:rPr>
          <w:noProof/>
        </w:rPr>
        <w:fldChar w:fldCharType="separate"/>
      </w:r>
      <w:r w:rsidR="002F5FD2">
        <w:rPr>
          <w:noProof/>
        </w:rPr>
        <w:t>27</w:t>
      </w:r>
      <w:r>
        <w:rPr>
          <w:noProof/>
        </w:rPr>
        <w:fldChar w:fldCharType="end"/>
      </w:r>
    </w:p>
    <w:p w:rsidRPr="00EE5D87" w:rsidR="00721B27" w:rsidRDefault="00721B27" w14:paraId="21AE9701" w14:textId="77777777">
      <w:pPr>
        <w:pStyle w:val="TOC4"/>
        <w:tabs>
          <w:tab w:val="right" w:leader="dot" w:pos="8630"/>
        </w:tabs>
        <w:rPr>
          <w:rFonts w:ascii="Calibri" w:hAnsi="Calibri" w:cs="Times New Roman"/>
          <w:noProof/>
          <w:color w:val="auto"/>
          <w:sz w:val="22"/>
          <w:szCs w:val="22"/>
          <w:lang w:eastAsia="en-US"/>
        </w:rPr>
      </w:pPr>
      <w:r>
        <w:rPr>
          <w:noProof/>
        </w:rPr>
        <w:t>RP9:  Calculate data based on average student scores and course weights.</w:t>
      </w:r>
      <w:r>
        <w:rPr>
          <w:noProof/>
        </w:rPr>
        <w:tab/>
      </w:r>
      <w:r>
        <w:rPr>
          <w:noProof/>
        </w:rPr>
        <w:fldChar w:fldCharType="begin"/>
      </w:r>
      <w:r>
        <w:rPr>
          <w:noProof/>
        </w:rPr>
        <w:instrText xml:space="preserve"> PAGEREF _Toc418500308 \h </w:instrText>
      </w:r>
      <w:r>
        <w:rPr>
          <w:noProof/>
        </w:rPr>
      </w:r>
      <w:r>
        <w:rPr>
          <w:noProof/>
        </w:rPr>
        <w:fldChar w:fldCharType="separate"/>
      </w:r>
      <w:r w:rsidR="002F5FD2">
        <w:rPr>
          <w:noProof/>
        </w:rPr>
        <w:t>27</w:t>
      </w:r>
      <w:r>
        <w:rPr>
          <w:noProof/>
        </w:rPr>
        <w:fldChar w:fldCharType="end"/>
      </w:r>
    </w:p>
    <w:p w:rsidRPr="00EE5D87" w:rsidR="00721B27" w:rsidRDefault="00721B27" w14:paraId="6294C1A5" w14:textId="77777777">
      <w:pPr>
        <w:pStyle w:val="TOC4"/>
        <w:tabs>
          <w:tab w:val="right" w:leader="dot" w:pos="8630"/>
        </w:tabs>
        <w:rPr>
          <w:rFonts w:ascii="Calibri" w:hAnsi="Calibri" w:cs="Times New Roman"/>
          <w:noProof/>
          <w:color w:val="auto"/>
          <w:sz w:val="22"/>
          <w:szCs w:val="22"/>
          <w:lang w:eastAsia="en-US"/>
        </w:rPr>
      </w:pPr>
      <w:r>
        <w:rPr>
          <w:noProof/>
        </w:rPr>
        <w:t>RP10: Generate .pdf report file</w:t>
      </w:r>
      <w:r>
        <w:rPr>
          <w:noProof/>
        </w:rPr>
        <w:tab/>
      </w:r>
      <w:r>
        <w:rPr>
          <w:noProof/>
        </w:rPr>
        <w:fldChar w:fldCharType="begin"/>
      </w:r>
      <w:r>
        <w:rPr>
          <w:noProof/>
        </w:rPr>
        <w:instrText xml:space="preserve"> PAGEREF _Toc418500309 \h </w:instrText>
      </w:r>
      <w:r>
        <w:rPr>
          <w:noProof/>
        </w:rPr>
      </w:r>
      <w:r>
        <w:rPr>
          <w:noProof/>
        </w:rPr>
        <w:fldChar w:fldCharType="separate"/>
      </w:r>
      <w:r w:rsidR="002F5FD2">
        <w:rPr>
          <w:noProof/>
        </w:rPr>
        <w:t>27</w:t>
      </w:r>
      <w:r>
        <w:rPr>
          <w:noProof/>
        </w:rPr>
        <w:fldChar w:fldCharType="end"/>
      </w:r>
    </w:p>
    <w:p w:rsidRPr="00EE5D87" w:rsidR="00721B27" w:rsidRDefault="00721B27" w14:paraId="59C87B8B" w14:textId="77777777">
      <w:pPr>
        <w:pStyle w:val="TOC4"/>
        <w:tabs>
          <w:tab w:val="right" w:leader="dot" w:pos="8630"/>
        </w:tabs>
        <w:rPr>
          <w:rFonts w:ascii="Calibri" w:hAnsi="Calibri" w:cs="Times New Roman"/>
          <w:noProof/>
          <w:color w:val="auto"/>
          <w:sz w:val="22"/>
          <w:szCs w:val="22"/>
          <w:lang w:eastAsia="en-US"/>
        </w:rPr>
      </w:pPr>
      <w:r>
        <w:rPr>
          <w:noProof/>
        </w:rPr>
        <w:t>RP11: Generate .csv report file</w:t>
      </w:r>
      <w:r>
        <w:rPr>
          <w:noProof/>
        </w:rPr>
        <w:tab/>
      </w:r>
      <w:r>
        <w:rPr>
          <w:noProof/>
        </w:rPr>
        <w:fldChar w:fldCharType="begin"/>
      </w:r>
      <w:r>
        <w:rPr>
          <w:noProof/>
        </w:rPr>
        <w:instrText xml:space="preserve"> PAGEREF _Toc418500310 \h </w:instrText>
      </w:r>
      <w:r>
        <w:rPr>
          <w:noProof/>
        </w:rPr>
      </w:r>
      <w:r>
        <w:rPr>
          <w:noProof/>
        </w:rPr>
        <w:fldChar w:fldCharType="separate"/>
      </w:r>
      <w:r w:rsidR="002F5FD2">
        <w:rPr>
          <w:noProof/>
        </w:rPr>
        <w:t>27</w:t>
      </w:r>
      <w:r>
        <w:rPr>
          <w:noProof/>
        </w:rPr>
        <w:fldChar w:fldCharType="end"/>
      </w:r>
    </w:p>
    <w:p w:rsidRPr="00EE5D87" w:rsidR="00721B27" w:rsidRDefault="00721B27" w14:paraId="4056EA89" w14:textId="77777777">
      <w:pPr>
        <w:pStyle w:val="TOC4"/>
        <w:tabs>
          <w:tab w:val="right" w:leader="dot" w:pos="8630"/>
        </w:tabs>
        <w:rPr>
          <w:rFonts w:ascii="Calibri" w:hAnsi="Calibri" w:cs="Times New Roman"/>
          <w:noProof/>
          <w:color w:val="auto"/>
          <w:sz w:val="22"/>
          <w:szCs w:val="22"/>
          <w:lang w:eastAsia="en-US"/>
        </w:rPr>
      </w:pPr>
      <w:r>
        <w:rPr>
          <w:noProof/>
        </w:rPr>
        <w:t>RP12: Generate CORE Report</w:t>
      </w:r>
      <w:r>
        <w:rPr>
          <w:noProof/>
        </w:rPr>
        <w:tab/>
      </w:r>
      <w:r>
        <w:rPr>
          <w:noProof/>
        </w:rPr>
        <w:fldChar w:fldCharType="begin"/>
      </w:r>
      <w:r>
        <w:rPr>
          <w:noProof/>
        </w:rPr>
        <w:instrText xml:space="preserve"> PAGEREF _Toc418500311 \h </w:instrText>
      </w:r>
      <w:r>
        <w:rPr>
          <w:noProof/>
        </w:rPr>
      </w:r>
      <w:r>
        <w:rPr>
          <w:noProof/>
        </w:rPr>
        <w:fldChar w:fldCharType="separate"/>
      </w:r>
      <w:r w:rsidR="002F5FD2">
        <w:rPr>
          <w:noProof/>
        </w:rPr>
        <w:t>28</w:t>
      </w:r>
      <w:r>
        <w:rPr>
          <w:noProof/>
        </w:rPr>
        <w:fldChar w:fldCharType="end"/>
      </w:r>
    </w:p>
    <w:p w:rsidRPr="00EE5D87" w:rsidR="00721B27" w:rsidRDefault="00721B27" w14:paraId="17FB2BC0" w14:textId="77777777">
      <w:pPr>
        <w:pStyle w:val="TOC4"/>
        <w:tabs>
          <w:tab w:val="right" w:leader="dot" w:pos="8630"/>
        </w:tabs>
        <w:rPr>
          <w:rFonts w:ascii="Calibri" w:hAnsi="Calibri" w:cs="Times New Roman"/>
          <w:noProof/>
          <w:color w:val="auto"/>
          <w:sz w:val="22"/>
          <w:szCs w:val="22"/>
          <w:lang w:eastAsia="en-US"/>
        </w:rPr>
      </w:pPr>
      <w:r>
        <w:rPr>
          <w:noProof/>
        </w:rPr>
        <w:t>RP13: Generate Course PC Report</w:t>
      </w:r>
      <w:r>
        <w:rPr>
          <w:noProof/>
        </w:rPr>
        <w:tab/>
      </w:r>
      <w:r>
        <w:rPr>
          <w:noProof/>
        </w:rPr>
        <w:fldChar w:fldCharType="begin"/>
      </w:r>
      <w:r>
        <w:rPr>
          <w:noProof/>
        </w:rPr>
        <w:instrText xml:space="preserve"> PAGEREF _Toc418500312 \h </w:instrText>
      </w:r>
      <w:r>
        <w:rPr>
          <w:noProof/>
        </w:rPr>
      </w:r>
      <w:r>
        <w:rPr>
          <w:noProof/>
        </w:rPr>
        <w:fldChar w:fldCharType="separate"/>
      </w:r>
      <w:r w:rsidR="002F5FD2">
        <w:rPr>
          <w:noProof/>
        </w:rPr>
        <w:t>28</w:t>
      </w:r>
      <w:r>
        <w:rPr>
          <w:noProof/>
        </w:rPr>
        <w:fldChar w:fldCharType="end"/>
      </w:r>
    </w:p>
    <w:p w:rsidRPr="00EE5D87" w:rsidR="00721B27" w:rsidRDefault="00721B27" w14:paraId="74DADE49" w14:textId="77777777">
      <w:pPr>
        <w:pStyle w:val="TOC4"/>
        <w:tabs>
          <w:tab w:val="right" w:leader="dot" w:pos="8630"/>
        </w:tabs>
        <w:rPr>
          <w:rFonts w:ascii="Calibri" w:hAnsi="Calibri" w:cs="Times New Roman"/>
          <w:noProof/>
          <w:color w:val="auto"/>
          <w:sz w:val="22"/>
          <w:szCs w:val="22"/>
          <w:lang w:eastAsia="en-US"/>
        </w:rPr>
      </w:pPr>
      <w:r>
        <w:rPr>
          <w:noProof/>
        </w:rPr>
        <w:t>RP14: Matrix Report</w:t>
      </w:r>
      <w:r>
        <w:rPr>
          <w:noProof/>
        </w:rPr>
        <w:tab/>
      </w:r>
      <w:r>
        <w:rPr>
          <w:noProof/>
        </w:rPr>
        <w:fldChar w:fldCharType="begin"/>
      </w:r>
      <w:r>
        <w:rPr>
          <w:noProof/>
        </w:rPr>
        <w:instrText xml:space="preserve"> PAGEREF _Toc418500313 \h </w:instrText>
      </w:r>
      <w:r>
        <w:rPr>
          <w:noProof/>
        </w:rPr>
      </w:r>
      <w:r>
        <w:rPr>
          <w:noProof/>
        </w:rPr>
        <w:fldChar w:fldCharType="separate"/>
      </w:r>
      <w:r w:rsidR="002F5FD2">
        <w:rPr>
          <w:noProof/>
        </w:rPr>
        <w:t>28</w:t>
      </w:r>
      <w:r>
        <w:rPr>
          <w:noProof/>
        </w:rPr>
        <w:fldChar w:fldCharType="end"/>
      </w:r>
    </w:p>
    <w:p w:rsidRPr="00EE5D87" w:rsidR="00721B27" w:rsidRDefault="00721B27" w14:paraId="197DC55B" w14:textId="77777777">
      <w:pPr>
        <w:pStyle w:val="TOC4"/>
        <w:tabs>
          <w:tab w:val="right" w:leader="dot" w:pos="8630"/>
        </w:tabs>
        <w:rPr>
          <w:rFonts w:ascii="Calibri" w:hAnsi="Calibri" w:cs="Times New Roman"/>
          <w:noProof/>
          <w:color w:val="auto"/>
          <w:sz w:val="22"/>
          <w:szCs w:val="22"/>
          <w:lang w:eastAsia="en-US"/>
        </w:rPr>
      </w:pPr>
      <w:r>
        <w:rPr>
          <w:noProof/>
        </w:rPr>
        <w:lastRenderedPageBreak/>
        <w:t>RP15: Generate Outcome Report</w:t>
      </w:r>
      <w:r>
        <w:rPr>
          <w:noProof/>
        </w:rPr>
        <w:tab/>
      </w:r>
      <w:r>
        <w:rPr>
          <w:noProof/>
        </w:rPr>
        <w:fldChar w:fldCharType="begin"/>
      </w:r>
      <w:r>
        <w:rPr>
          <w:noProof/>
        </w:rPr>
        <w:instrText xml:space="preserve"> PAGEREF _Toc418500314 \h </w:instrText>
      </w:r>
      <w:r>
        <w:rPr>
          <w:noProof/>
        </w:rPr>
      </w:r>
      <w:r>
        <w:rPr>
          <w:noProof/>
        </w:rPr>
        <w:fldChar w:fldCharType="separate"/>
      </w:r>
      <w:r w:rsidR="002F5FD2">
        <w:rPr>
          <w:noProof/>
        </w:rPr>
        <w:t>28</w:t>
      </w:r>
      <w:r>
        <w:rPr>
          <w:noProof/>
        </w:rPr>
        <w:fldChar w:fldCharType="end"/>
      </w:r>
    </w:p>
    <w:p w:rsidRPr="00EE5D87" w:rsidR="00721B27" w:rsidRDefault="00721B27" w14:paraId="15877369" w14:textId="77777777">
      <w:pPr>
        <w:pStyle w:val="TOC4"/>
        <w:tabs>
          <w:tab w:val="right" w:leader="dot" w:pos="8630"/>
        </w:tabs>
        <w:rPr>
          <w:rFonts w:ascii="Calibri" w:hAnsi="Calibri" w:cs="Times New Roman"/>
          <w:noProof/>
          <w:color w:val="auto"/>
          <w:sz w:val="22"/>
          <w:szCs w:val="22"/>
          <w:lang w:eastAsia="en-US"/>
        </w:rPr>
      </w:pPr>
      <w:r>
        <w:rPr>
          <w:noProof/>
        </w:rPr>
        <w:t>RP16: Generate PC Semester Report</w:t>
      </w:r>
      <w:r>
        <w:rPr>
          <w:noProof/>
        </w:rPr>
        <w:tab/>
      </w:r>
      <w:r>
        <w:rPr>
          <w:noProof/>
        </w:rPr>
        <w:fldChar w:fldCharType="begin"/>
      </w:r>
      <w:r>
        <w:rPr>
          <w:noProof/>
        </w:rPr>
        <w:instrText xml:space="preserve"> PAGEREF _Toc418500315 \h </w:instrText>
      </w:r>
      <w:r>
        <w:rPr>
          <w:noProof/>
        </w:rPr>
      </w:r>
      <w:r>
        <w:rPr>
          <w:noProof/>
        </w:rPr>
        <w:fldChar w:fldCharType="separate"/>
      </w:r>
      <w:r w:rsidR="002F5FD2">
        <w:rPr>
          <w:noProof/>
        </w:rPr>
        <w:t>29</w:t>
      </w:r>
      <w:r>
        <w:rPr>
          <w:noProof/>
        </w:rPr>
        <w:fldChar w:fldCharType="end"/>
      </w:r>
    </w:p>
    <w:p w:rsidRPr="00EE5D87" w:rsidR="00721B27" w:rsidRDefault="00721B27" w14:paraId="06BB623B" w14:textId="77777777">
      <w:pPr>
        <w:pStyle w:val="TOC4"/>
        <w:tabs>
          <w:tab w:val="right" w:leader="dot" w:pos="8630"/>
        </w:tabs>
        <w:rPr>
          <w:rFonts w:ascii="Calibri" w:hAnsi="Calibri" w:cs="Times New Roman"/>
          <w:noProof/>
          <w:color w:val="auto"/>
          <w:sz w:val="22"/>
          <w:szCs w:val="22"/>
          <w:lang w:eastAsia="en-US"/>
        </w:rPr>
      </w:pPr>
      <w:r>
        <w:rPr>
          <w:noProof/>
        </w:rPr>
        <w:t>RP17: Report view</w:t>
      </w:r>
      <w:r>
        <w:rPr>
          <w:noProof/>
        </w:rPr>
        <w:tab/>
      </w:r>
      <w:r>
        <w:rPr>
          <w:noProof/>
        </w:rPr>
        <w:fldChar w:fldCharType="begin"/>
      </w:r>
      <w:r>
        <w:rPr>
          <w:noProof/>
        </w:rPr>
        <w:instrText xml:space="preserve"> PAGEREF _Toc418500316 \h </w:instrText>
      </w:r>
      <w:r>
        <w:rPr>
          <w:noProof/>
        </w:rPr>
      </w:r>
      <w:r>
        <w:rPr>
          <w:noProof/>
        </w:rPr>
        <w:fldChar w:fldCharType="separate"/>
      </w:r>
      <w:r w:rsidR="002F5FD2">
        <w:rPr>
          <w:noProof/>
        </w:rPr>
        <w:t>29</w:t>
      </w:r>
      <w:r>
        <w:rPr>
          <w:noProof/>
        </w:rPr>
        <w:fldChar w:fldCharType="end"/>
      </w:r>
    </w:p>
    <w:p w:rsidRPr="00EE5D87" w:rsidR="00721B27" w:rsidRDefault="00721B27" w14:paraId="1171DDA2" w14:textId="77777777">
      <w:pPr>
        <w:pStyle w:val="TOC2"/>
        <w:tabs>
          <w:tab w:val="left" w:pos="960"/>
          <w:tab w:val="right" w:leader="dot" w:pos="8630"/>
        </w:tabs>
        <w:rPr>
          <w:rFonts w:ascii="Calibri" w:hAnsi="Calibri" w:cs="Times New Roman"/>
          <w:smallCaps w:val="0"/>
          <w:noProof/>
          <w:color w:val="auto"/>
          <w:sz w:val="22"/>
          <w:szCs w:val="22"/>
          <w:lang w:eastAsia="en-US"/>
        </w:rPr>
      </w:pPr>
      <w:r>
        <w:rPr>
          <w:noProof/>
        </w:rPr>
        <w:t>5.2</w:t>
      </w:r>
      <w:r w:rsidRPr="00EE5D87">
        <w:rPr>
          <w:rFonts w:ascii="Calibri" w:hAnsi="Calibri" w:cs="Times New Roman"/>
          <w:smallCaps w:val="0"/>
          <w:noProof/>
          <w:color w:val="auto"/>
          <w:sz w:val="22"/>
          <w:szCs w:val="22"/>
          <w:lang w:eastAsia="en-US"/>
        </w:rPr>
        <w:tab/>
      </w:r>
      <w:r>
        <w:rPr>
          <w:noProof/>
        </w:rPr>
        <w:t>Non-Functional Requirements</w:t>
      </w:r>
      <w:r>
        <w:rPr>
          <w:noProof/>
        </w:rPr>
        <w:tab/>
      </w:r>
      <w:r>
        <w:rPr>
          <w:noProof/>
        </w:rPr>
        <w:fldChar w:fldCharType="begin"/>
      </w:r>
      <w:r>
        <w:rPr>
          <w:noProof/>
        </w:rPr>
        <w:instrText xml:space="preserve"> PAGEREF _Toc418500317 \h </w:instrText>
      </w:r>
      <w:r>
        <w:rPr>
          <w:noProof/>
        </w:rPr>
      </w:r>
      <w:r>
        <w:rPr>
          <w:noProof/>
        </w:rPr>
        <w:fldChar w:fldCharType="separate"/>
      </w:r>
      <w:r w:rsidR="002F5FD2">
        <w:rPr>
          <w:noProof/>
        </w:rPr>
        <w:t>29</w:t>
      </w:r>
      <w:r>
        <w:rPr>
          <w:noProof/>
        </w:rPr>
        <w:fldChar w:fldCharType="end"/>
      </w:r>
    </w:p>
    <w:p w:rsidRPr="00EE5D87" w:rsidR="00721B27" w:rsidRDefault="00721B27" w14:paraId="16E59EAC" w14:textId="77777777">
      <w:pPr>
        <w:pStyle w:val="TOC3"/>
        <w:tabs>
          <w:tab w:val="left" w:pos="1200"/>
          <w:tab w:val="right" w:leader="dot" w:pos="8630"/>
        </w:tabs>
        <w:rPr>
          <w:rFonts w:ascii="Calibri" w:hAnsi="Calibri" w:cs="Times New Roman"/>
          <w:i w:val="0"/>
          <w:iCs w:val="0"/>
          <w:noProof/>
          <w:color w:val="auto"/>
          <w:sz w:val="22"/>
          <w:szCs w:val="22"/>
          <w:lang w:eastAsia="en-US"/>
        </w:rPr>
      </w:pPr>
      <w:r>
        <w:rPr>
          <w:noProof/>
        </w:rPr>
        <w:t>5.2.1</w:t>
      </w:r>
      <w:r w:rsidRPr="00EE5D87">
        <w:rPr>
          <w:rFonts w:ascii="Calibri" w:hAnsi="Calibri" w:cs="Times New Roman"/>
          <w:i w:val="0"/>
          <w:iCs w:val="0"/>
          <w:noProof/>
          <w:color w:val="auto"/>
          <w:sz w:val="22"/>
          <w:szCs w:val="22"/>
          <w:lang w:eastAsia="en-US"/>
        </w:rPr>
        <w:tab/>
      </w:r>
      <w:r>
        <w:rPr>
          <w:noProof/>
        </w:rPr>
        <w:t>Design Constraints (DC)</w:t>
      </w:r>
      <w:r>
        <w:rPr>
          <w:noProof/>
        </w:rPr>
        <w:tab/>
      </w:r>
      <w:r>
        <w:rPr>
          <w:noProof/>
        </w:rPr>
        <w:fldChar w:fldCharType="begin"/>
      </w:r>
      <w:r>
        <w:rPr>
          <w:noProof/>
        </w:rPr>
        <w:instrText xml:space="preserve"> PAGEREF _Toc418500318 \h </w:instrText>
      </w:r>
      <w:r>
        <w:rPr>
          <w:noProof/>
        </w:rPr>
      </w:r>
      <w:r>
        <w:rPr>
          <w:noProof/>
        </w:rPr>
        <w:fldChar w:fldCharType="separate"/>
      </w:r>
      <w:r w:rsidR="002F5FD2">
        <w:rPr>
          <w:noProof/>
        </w:rPr>
        <w:t>29</w:t>
      </w:r>
      <w:r>
        <w:rPr>
          <w:noProof/>
        </w:rPr>
        <w:fldChar w:fldCharType="end"/>
      </w:r>
    </w:p>
    <w:p w:rsidRPr="00EE5D87" w:rsidR="00721B27" w:rsidRDefault="00721B27" w14:paraId="7764F936" w14:textId="77777777">
      <w:pPr>
        <w:pStyle w:val="TOC3"/>
        <w:tabs>
          <w:tab w:val="left" w:pos="1200"/>
          <w:tab w:val="right" w:leader="dot" w:pos="8630"/>
        </w:tabs>
        <w:rPr>
          <w:rFonts w:ascii="Calibri" w:hAnsi="Calibri" w:cs="Times New Roman"/>
          <w:i w:val="0"/>
          <w:iCs w:val="0"/>
          <w:noProof/>
          <w:color w:val="auto"/>
          <w:sz w:val="22"/>
          <w:szCs w:val="22"/>
          <w:lang w:eastAsia="en-US"/>
        </w:rPr>
      </w:pPr>
      <w:r>
        <w:rPr>
          <w:noProof/>
        </w:rPr>
        <w:t>5.2.2</w:t>
      </w:r>
      <w:r w:rsidRPr="00EE5D87">
        <w:rPr>
          <w:rFonts w:ascii="Calibri" w:hAnsi="Calibri" w:cs="Times New Roman"/>
          <w:i w:val="0"/>
          <w:iCs w:val="0"/>
          <w:noProof/>
          <w:color w:val="auto"/>
          <w:sz w:val="22"/>
          <w:szCs w:val="22"/>
          <w:lang w:eastAsia="en-US"/>
        </w:rPr>
        <w:tab/>
      </w:r>
      <w:r>
        <w:rPr>
          <w:noProof/>
        </w:rPr>
        <w:t>Human Factors (HF)</w:t>
      </w:r>
      <w:r>
        <w:rPr>
          <w:noProof/>
        </w:rPr>
        <w:tab/>
      </w:r>
      <w:r>
        <w:rPr>
          <w:noProof/>
        </w:rPr>
        <w:fldChar w:fldCharType="begin"/>
      </w:r>
      <w:r>
        <w:rPr>
          <w:noProof/>
        </w:rPr>
        <w:instrText xml:space="preserve"> PAGEREF _Toc418500319 \h </w:instrText>
      </w:r>
      <w:r>
        <w:rPr>
          <w:noProof/>
        </w:rPr>
      </w:r>
      <w:r>
        <w:rPr>
          <w:noProof/>
        </w:rPr>
        <w:fldChar w:fldCharType="separate"/>
      </w:r>
      <w:r w:rsidR="002F5FD2">
        <w:rPr>
          <w:noProof/>
        </w:rPr>
        <w:t>31</w:t>
      </w:r>
      <w:r>
        <w:rPr>
          <w:noProof/>
        </w:rPr>
        <w:fldChar w:fldCharType="end"/>
      </w:r>
    </w:p>
    <w:p w:rsidRPr="00EE5D87" w:rsidR="00721B27" w:rsidRDefault="00721B27" w14:paraId="6A735499" w14:textId="77777777">
      <w:pPr>
        <w:pStyle w:val="TOC3"/>
        <w:tabs>
          <w:tab w:val="left" w:pos="1200"/>
          <w:tab w:val="right" w:leader="dot" w:pos="8630"/>
        </w:tabs>
        <w:rPr>
          <w:rFonts w:ascii="Calibri" w:hAnsi="Calibri" w:cs="Times New Roman"/>
          <w:i w:val="0"/>
          <w:iCs w:val="0"/>
          <w:noProof/>
          <w:color w:val="auto"/>
          <w:sz w:val="22"/>
          <w:szCs w:val="22"/>
          <w:lang w:eastAsia="en-US"/>
        </w:rPr>
      </w:pPr>
      <w:r>
        <w:rPr>
          <w:noProof/>
        </w:rPr>
        <w:t>5.2.3</w:t>
      </w:r>
      <w:r w:rsidRPr="00EE5D87">
        <w:rPr>
          <w:rFonts w:ascii="Calibri" w:hAnsi="Calibri" w:cs="Times New Roman"/>
          <w:i w:val="0"/>
          <w:iCs w:val="0"/>
          <w:noProof/>
          <w:color w:val="auto"/>
          <w:sz w:val="22"/>
          <w:szCs w:val="22"/>
          <w:lang w:eastAsia="en-US"/>
        </w:rPr>
        <w:tab/>
      </w:r>
      <w:r>
        <w:rPr>
          <w:noProof/>
        </w:rPr>
        <w:t>External Interface Requirements (XI)</w:t>
      </w:r>
      <w:r>
        <w:rPr>
          <w:noProof/>
        </w:rPr>
        <w:tab/>
      </w:r>
      <w:r>
        <w:rPr>
          <w:noProof/>
        </w:rPr>
        <w:fldChar w:fldCharType="begin"/>
      </w:r>
      <w:r>
        <w:rPr>
          <w:noProof/>
        </w:rPr>
        <w:instrText xml:space="preserve"> PAGEREF _Toc418500320 \h </w:instrText>
      </w:r>
      <w:r>
        <w:rPr>
          <w:noProof/>
        </w:rPr>
      </w:r>
      <w:r>
        <w:rPr>
          <w:noProof/>
        </w:rPr>
        <w:fldChar w:fldCharType="separate"/>
      </w:r>
      <w:r w:rsidR="002F5FD2">
        <w:rPr>
          <w:noProof/>
        </w:rPr>
        <w:t>31</w:t>
      </w:r>
      <w:r>
        <w:rPr>
          <w:noProof/>
        </w:rPr>
        <w:fldChar w:fldCharType="end"/>
      </w:r>
    </w:p>
    <w:p w:rsidRPr="00EE5D87" w:rsidR="00721B27" w:rsidRDefault="00721B27" w14:paraId="0DDDD84C" w14:textId="77777777">
      <w:pPr>
        <w:pStyle w:val="TOC4"/>
        <w:tabs>
          <w:tab w:val="right" w:leader="dot" w:pos="8630"/>
        </w:tabs>
        <w:rPr>
          <w:rFonts w:ascii="Calibri" w:hAnsi="Calibri" w:cs="Times New Roman"/>
          <w:noProof/>
          <w:color w:val="auto"/>
          <w:sz w:val="22"/>
          <w:szCs w:val="22"/>
          <w:lang w:eastAsia="en-US"/>
        </w:rPr>
      </w:pPr>
      <w:r>
        <w:rPr>
          <w:noProof/>
        </w:rPr>
        <w:t>Hardware (HW)</w:t>
      </w:r>
      <w:r>
        <w:rPr>
          <w:noProof/>
        </w:rPr>
        <w:tab/>
      </w:r>
      <w:r>
        <w:rPr>
          <w:noProof/>
        </w:rPr>
        <w:fldChar w:fldCharType="begin"/>
      </w:r>
      <w:r>
        <w:rPr>
          <w:noProof/>
        </w:rPr>
        <w:instrText xml:space="preserve"> PAGEREF _Toc418500321 \h </w:instrText>
      </w:r>
      <w:r>
        <w:rPr>
          <w:noProof/>
        </w:rPr>
      </w:r>
      <w:r>
        <w:rPr>
          <w:noProof/>
        </w:rPr>
        <w:fldChar w:fldCharType="separate"/>
      </w:r>
      <w:r w:rsidR="002F5FD2">
        <w:rPr>
          <w:noProof/>
        </w:rPr>
        <w:t>31</w:t>
      </w:r>
      <w:r>
        <w:rPr>
          <w:noProof/>
        </w:rPr>
        <w:fldChar w:fldCharType="end"/>
      </w:r>
    </w:p>
    <w:p w:rsidRPr="00EE5D87" w:rsidR="00721B27" w:rsidRDefault="00721B27" w14:paraId="069EF66F" w14:textId="77777777">
      <w:pPr>
        <w:pStyle w:val="TOC4"/>
        <w:tabs>
          <w:tab w:val="right" w:leader="dot" w:pos="8630"/>
        </w:tabs>
        <w:rPr>
          <w:rFonts w:ascii="Calibri" w:hAnsi="Calibri" w:cs="Times New Roman"/>
          <w:noProof/>
          <w:color w:val="auto"/>
          <w:sz w:val="22"/>
          <w:szCs w:val="22"/>
          <w:lang w:eastAsia="en-US"/>
        </w:rPr>
      </w:pPr>
      <w:r>
        <w:rPr>
          <w:noProof/>
        </w:rPr>
        <w:t>Software (SW)</w:t>
      </w:r>
      <w:r>
        <w:rPr>
          <w:noProof/>
        </w:rPr>
        <w:tab/>
      </w:r>
      <w:r>
        <w:rPr>
          <w:noProof/>
        </w:rPr>
        <w:fldChar w:fldCharType="begin"/>
      </w:r>
      <w:r>
        <w:rPr>
          <w:noProof/>
        </w:rPr>
        <w:instrText xml:space="preserve"> PAGEREF _Toc418500322 \h </w:instrText>
      </w:r>
      <w:r>
        <w:rPr>
          <w:noProof/>
        </w:rPr>
      </w:r>
      <w:r>
        <w:rPr>
          <w:noProof/>
        </w:rPr>
        <w:fldChar w:fldCharType="separate"/>
      </w:r>
      <w:r w:rsidR="002F5FD2">
        <w:rPr>
          <w:noProof/>
        </w:rPr>
        <w:t>31</w:t>
      </w:r>
      <w:r>
        <w:rPr>
          <w:noProof/>
        </w:rPr>
        <w:fldChar w:fldCharType="end"/>
      </w:r>
    </w:p>
    <w:p w:rsidRPr="00EE5D87" w:rsidR="00721B27" w:rsidRDefault="00721B27" w14:paraId="0C4F7558" w14:textId="77777777">
      <w:pPr>
        <w:pStyle w:val="TOC4"/>
        <w:tabs>
          <w:tab w:val="right" w:leader="dot" w:pos="8630"/>
        </w:tabs>
        <w:rPr>
          <w:rFonts w:ascii="Calibri" w:hAnsi="Calibri" w:cs="Times New Roman"/>
          <w:noProof/>
          <w:color w:val="auto"/>
          <w:sz w:val="22"/>
          <w:szCs w:val="22"/>
          <w:lang w:eastAsia="en-US"/>
        </w:rPr>
      </w:pPr>
      <w:r>
        <w:rPr>
          <w:noProof/>
        </w:rPr>
        <w:t>Communications (CM)</w:t>
      </w:r>
      <w:r>
        <w:rPr>
          <w:noProof/>
        </w:rPr>
        <w:tab/>
      </w:r>
      <w:r>
        <w:rPr>
          <w:noProof/>
        </w:rPr>
        <w:fldChar w:fldCharType="begin"/>
      </w:r>
      <w:r>
        <w:rPr>
          <w:noProof/>
        </w:rPr>
        <w:instrText xml:space="preserve"> PAGEREF _Toc418500323 \h </w:instrText>
      </w:r>
      <w:r>
        <w:rPr>
          <w:noProof/>
        </w:rPr>
      </w:r>
      <w:r>
        <w:rPr>
          <w:noProof/>
        </w:rPr>
        <w:fldChar w:fldCharType="separate"/>
      </w:r>
      <w:r w:rsidR="002F5FD2">
        <w:rPr>
          <w:noProof/>
        </w:rPr>
        <w:t>32</w:t>
      </w:r>
      <w:r>
        <w:rPr>
          <w:noProof/>
        </w:rPr>
        <w:fldChar w:fldCharType="end"/>
      </w:r>
    </w:p>
    <w:p w:rsidRPr="00EE5D87" w:rsidR="00721B27" w:rsidRDefault="00721B27" w14:paraId="778F4A24" w14:textId="77777777">
      <w:pPr>
        <w:pStyle w:val="TOC3"/>
        <w:tabs>
          <w:tab w:val="left" w:pos="1200"/>
          <w:tab w:val="right" w:leader="dot" w:pos="8630"/>
        </w:tabs>
        <w:rPr>
          <w:rFonts w:ascii="Calibri" w:hAnsi="Calibri" w:cs="Times New Roman"/>
          <w:i w:val="0"/>
          <w:iCs w:val="0"/>
          <w:noProof/>
          <w:color w:val="auto"/>
          <w:sz w:val="22"/>
          <w:szCs w:val="22"/>
          <w:lang w:eastAsia="en-US"/>
        </w:rPr>
      </w:pPr>
      <w:r>
        <w:rPr>
          <w:noProof/>
        </w:rPr>
        <w:t>5.2.4</w:t>
      </w:r>
      <w:r w:rsidRPr="00EE5D87">
        <w:rPr>
          <w:rFonts w:ascii="Calibri" w:hAnsi="Calibri" w:cs="Times New Roman"/>
          <w:i w:val="0"/>
          <w:iCs w:val="0"/>
          <w:noProof/>
          <w:color w:val="auto"/>
          <w:sz w:val="22"/>
          <w:szCs w:val="22"/>
          <w:lang w:eastAsia="en-US"/>
        </w:rPr>
        <w:tab/>
      </w:r>
      <w:r>
        <w:rPr>
          <w:noProof/>
        </w:rPr>
        <w:t>Security (SC)</w:t>
      </w:r>
      <w:r>
        <w:rPr>
          <w:noProof/>
        </w:rPr>
        <w:tab/>
      </w:r>
      <w:r>
        <w:rPr>
          <w:noProof/>
        </w:rPr>
        <w:fldChar w:fldCharType="begin"/>
      </w:r>
      <w:r>
        <w:rPr>
          <w:noProof/>
        </w:rPr>
        <w:instrText xml:space="preserve"> PAGEREF _Toc418500324 \h </w:instrText>
      </w:r>
      <w:r>
        <w:rPr>
          <w:noProof/>
        </w:rPr>
      </w:r>
      <w:r>
        <w:rPr>
          <w:noProof/>
        </w:rPr>
        <w:fldChar w:fldCharType="separate"/>
      </w:r>
      <w:r w:rsidR="002F5FD2">
        <w:rPr>
          <w:noProof/>
        </w:rPr>
        <w:t>32</w:t>
      </w:r>
      <w:r>
        <w:rPr>
          <w:noProof/>
        </w:rPr>
        <w:fldChar w:fldCharType="end"/>
      </w:r>
    </w:p>
    <w:p w:rsidRPr="00EE5D87" w:rsidR="00721B27" w:rsidRDefault="00721B27" w14:paraId="42CD0214" w14:textId="77777777">
      <w:pPr>
        <w:pStyle w:val="TOC3"/>
        <w:tabs>
          <w:tab w:val="left" w:pos="1200"/>
          <w:tab w:val="right" w:leader="dot" w:pos="8630"/>
        </w:tabs>
        <w:rPr>
          <w:rFonts w:ascii="Calibri" w:hAnsi="Calibri" w:cs="Times New Roman"/>
          <w:i w:val="0"/>
          <w:iCs w:val="0"/>
          <w:noProof/>
          <w:color w:val="auto"/>
          <w:sz w:val="22"/>
          <w:szCs w:val="22"/>
          <w:lang w:eastAsia="en-US"/>
        </w:rPr>
      </w:pPr>
      <w:r>
        <w:rPr>
          <w:noProof/>
        </w:rPr>
        <w:t>5.2.5</w:t>
      </w:r>
      <w:r w:rsidRPr="00EE5D87">
        <w:rPr>
          <w:rFonts w:ascii="Calibri" w:hAnsi="Calibri" w:cs="Times New Roman"/>
          <w:i w:val="0"/>
          <w:iCs w:val="0"/>
          <w:noProof/>
          <w:color w:val="auto"/>
          <w:sz w:val="22"/>
          <w:szCs w:val="22"/>
          <w:lang w:eastAsia="en-US"/>
        </w:rPr>
        <w:tab/>
      </w:r>
      <w:r>
        <w:rPr>
          <w:noProof/>
        </w:rPr>
        <w:t>Development Environment (DV)</w:t>
      </w:r>
      <w:r>
        <w:rPr>
          <w:noProof/>
        </w:rPr>
        <w:tab/>
      </w:r>
      <w:r>
        <w:rPr>
          <w:noProof/>
        </w:rPr>
        <w:fldChar w:fldCharType="begin"/>
      </w:r>
      <w:r>
        <w:rPr>
          <w:noProof/>
        </w:rPr>
        <w:instrText xml:space="preserve"> PAGEREF _Toc418500325 \h </w:instrText>
      </w:r>
      <w:r>
        <w:rPr>
          <w:noProof/>
        </w:rPr>
      </w:r>
      <w:r>
        <w:rPr>
          <w:noProof/>
        </w:rPr>
        <w:fldChar w:fldCharType="separate"/>
      </w:r>
      <w:r w:rsidR="002F5FD2">
        <w:rPr>
          <w:noProof/>
        </w:rPr>
        <w:t>32</w:t>
      </w:r>
      <w:r>
        <w:rPr>
          <w:noProof/>
        </w:rPr>
        <w:fldChar w:fldCharType="end"/>
      </w:r>
    </w:p>
    <w:p w:rsidRPr="00EE5D87" w:rsidR="00721B27" w:rsidRDefault="00721B27" w14:paraId="03CBF6F2" w14:textId="77777777">
      <w:pPr>
        <w:pStyle w:val="TOC3"/>
        <w:tabs>
          <w:tab w:val="left" w:pos="1200"/>
          <w:tab w:val="right" w:leader="dot" w:pos="8630"/>
        </w:tabs>
        <w:rPr>
          <w:rFonts w:ascii="Calibri" w:hAnsi="Calibri" w:cs="Times New Roman"/>
          <w:i w:val="0"/>
          <w:iCs w:val="0"/>
          <w:noProof/>
          <w:color w:val="auto"/>
          <w:sz w:val="22"/>
          <w:szCs w:val="22"/>
          <w:lang w:eastAsia="en-US"/>
        </w:rPr>
      </w:pPr>
      <w:r>
        <w:rPr>
          <w:noProof/>
        </w:rPr>
        <w:t>5.2.6</w:t>
      </w:r>
      <w:r w:rsidRPr="00EE5D87">
        <w:rPr>
          <w:rFonts w:ascii="Calibri" w:hAnsi="Calibri" w:cs="Times New Roman"/>
          <w:i w:val="0"/>
          <w:iCs w:val="0"/>
          <w:noProof/>
          <w:color w:val="auto"/>
          <w:sz w:val="22"/>
          <w:szCs w:val="22"/>
          <w:lang w:eastAsia="en-US"/>
        </w:rPr>
        <w:tab/>
      </w:r>
      <w:r>
        <w:rPr>
          <w:noProof/>
        </w:rPr>
        <w:t>Standards (ST)</w:t>
      </w:r>
      <w:r>
        <w:rPr>
          <w:noProof/>
        </w:rPr>
        <w:tab/>
      </w:r>
      <w:r>
        <w:rPr>
          <w:noProof/>
        </w:rPr>
        <w:fldChar w:fldCharType="begin"/>
      </w:r>
      <w:r>
        <w:rPr>
          <w:noProof/>
        </w:rPr>
        <w:instrText xml:space="preserve"> PAGEREF _Toc418500326 \h </w:instrText>
      </w:r>
      <w:r>
        <w:rPr>
          <w:noProof/>
        </w:rPr>
      </w:r>
      <w:r>
        <w:rPr>
          <w:noProof/>
        </w:rPr>
        <w:fldChar w:fldCharType="separate"/>
      </w:r>
      <w:r w:rsidR="002F5FD2">
        <w:rPr>
          <w:noProof/>
        </w:rPr>
        <w:t>32</w:t>
      </w:r>
      <w:r>
        <w:rPr>
          <w:noProof/>
        </w:rPr>
        <w:fldChar w:fldCharType="end"/>
      </w:r>
    </w:p>
    <w:p w:rsidRPr="00EE5D87" w:rsidR="00721B27" w:rsidRDefault="00721B27" w14:paraId="2714F3E2" w14:textId="77777777">
      <w:pPr>
        <w:pStyle w:val="TOC3"/>
        <w:tabs>
          <w:tab w:val="left" w:pos="1200"/>
          <w:tab w:val="right" w:leader="dot" w:pos="8630"/>
        </w:tabs>
        <w:rPr>
          <w:rFonts w:ascii="Calibri" w:hAnsi="Calibri" w:cs="Times New Roman"/>
          <w:i w:val="0"/>
          <w:iCs w:val="0"/>
          <w:noProof/>
          <w:color w:val="auto"/>
          <w:sz w:val="22"/>
          <w:szCs w:val="22"/>
          <w:lang w:eastAsia="en-US"/>
        </w:rPr>
      </w:pPr>
      <w:r>
        <w:rPr>
          <w:noProof/>
        </w:rPr>
        <w:t>5.2.7</w:t>
      </w:r>
      <w:r w:rsidRPr="00EE5D87">
        <w:rPr>
          <w:rFonts w:ascii="Calibri" w:hAnsi="Calibri" w:cs="Times New Roman"/>
          <w:i w:val="0"/>
          <w:iCs w:val="0"/>
          <w:noProof/>
          <w:color w:val="auto"/>
          <w:sz w:val="22"/>
          <w:szCs w:val="22"/>
          <w:lang w:eastAsia="en-US"/>
        </w:rPr>
        <w:tab/>
      </w:r>
      <w:r>
        <w:rPr>
          <w:noProof/>
        </w:rPr>
        <w:t>Delivery Environment (DL)</w:t>
      </w:r>
      <w:r>
        <w:rPr>
          <w:noProof/>
        </w:rPr>
        <w:tab/>
      </w:r>
      <w:r>
        <w:rPr>
          <w:noProof/>
        </w:rPr>
        <w:fldChar w:fldCharType="begin"/>
      </w:r>
      <w:r>
        <w:rPr>
          <w:noProof/>
        </w:rPr>
        <w:instrText xml:space="preserve"> PAGEREF _Toc418500327 \h </w:instrText>
      </w:r>
      <w:r>
        <w:rPr>
          <w:noProof/>
        </w:rPr>
      </w:r>
      <w:r>
        <w:rPr>
          <w:noProof/>
        </w:rPr>
        <w:fldChar w:fldCharType="separate"/>
      </w:r>
      <w:r w:rsidR="002F5FD2">
        <w:rPr>
          <w:noProof/>
        </w:rPr>
        <w:t>32</w:t>
      </w:r>
      <w:r>
        <w:rPr>
          <w:noProof/>
        </w:rPr>
        <w:fldChar w:fldCharType="end"/>
      </w:r>
    </w:p>
    <w:p w:rsidRPr="00EE5D87" w:rsidR="00721B27" w:rsidRDefault="00721B27" w14:paraId="523C5A34" w14:textId="77777777">
      <w:pPr>
        <w:pStyle w:val="TOC4"/>
        <w:tabs>
          <w:tab w:val="right" w:leader="dot" w:pos="8630"/>
        </w:tabs>
        <w:rPr>
          <w:rFonts w:ascii="Calibri" w:hAnsi="Calibri" w:cs="Times New Roman"/>
          <w:noProof/>
          <w:color w:val="auto"/>
          <w:sz w:val="22"/>
          <w:szCs w:val="22"/>
          <w:lang w:eastAsia="en-US"/>
        </w:rPr>
      </w:pPr>
      <w:r>
        <w:rPr>
          <w:noProof/>
        </w:rPr>
        <w:t>Site (SI)</w:t>
      </w:r>
      <w:r>
        <w:rPr>
          <w:noProof/>
        </w:rPr>
        <w:tab/>
      </w:r>
      <w:r>
        <w:rPr>
          <w:noProof/>
        </w:rPr>
        <w:fldChar w:fldCharType="begin"/>
      </w:r>
      <w:r>
        <w:rPr>
          <w:noProof/>
        </w:rPr>
        <w:instrText xml:space="preserve"> PAGEREF _Toc418500328 \h </w:instrText>
      </w:r>
      <w:r>
        <w:rPr>
          <w:noProof/>
        </w:rPr>
      </w:r>
      <w:r>
        <w:rPr>
          <w:noProof/>
        </w:rPr>
        <w:fldChar w:fldCharType="separate"/>
      </w:r>
      <w:r w:rsidR="002F5FD2">
        <w:rPr>
          <w:noProof/>
        </w:rPr>
        <w:t>32</w:t>
      </w:r>
      <w:r>
        <w:rPr>
          <w:noProof/>
        </w:rPr>
        <w:fldChar w:fldCharType="end"/>
      </w:r>
    </w:p>
    <w:p w:rsidRPr="00EE5D87" w:rsidR="00721B27" w:rsidRDefault="00721B27" w14:paraId="5A76B723" w14:textId="77777777">
      <w:pPr>
        <w:pStyle w:val="TOC4"/>
        <w:tabs>
          <w:tab w:val="right" w:leader="dot" w:pos="8630"/>
        </w:tabs>
        <w:rPr>
          <w:rFonts w:ascii="Calibri" w:hAnsi="Calibri" w:cs="Times New Roman"/>
          <w:noProof/>
          <w:color w:val="auto"/>
          <w:sz w:val="22"/>
          <w:szCs w:val="22"/>
          <w:lang w:eastAsia="en-US"/>
        </w:rPr>
      </w:pPr>
      <w:r>
        <w:rPr>
          <w:noProof/>
        </w:rPr>
        <w:t>Operations (OP)</w:t>
      </w:r>
      <w:r>
        <w:rPr>
          <w:noProof/>
        </w:rPr>
        <w:tab/>
      </w:r>
      <w:r>
        <w:rPr>
          <w:noProof/>
        </w:rPr>
        <w:fldChar w:fldCharType="begin"/>
      </w:r>
      <w:r>
        <w:rPr>
          <w:noProof/>
        </w:rPr>
        <w:instrText xml:space="preserve"> PAGEREF _Toc418500329 \h </w:instrText>
      </w:r>
      <w:r>
        <w:rPr>
          <w:noProof/>
        </w:rPr>
      </w:r>
      <w:r>
        <w:rPr>
          <w:noProof/>
        </w:rPr>
        <w:fldChar w:fldCharType="separate"/>
      </w:r>
      <w:r w:rsidR="002F5FD2">
        <w:rPr>
          <w:noProof/>
        </w:rPr>
        <w:t>32</w:t>
      </w:r>
      <w:r>
        <w:rPr>
          <w:noProof/>
        </w:rPr>
        <w:fldChar w:fldCharType="end"/>
      </w:r>
    </w:p>
    <w:p w:rsidRPr="00EE5D87" w:rsidR="00721B27" w:rsidRDefault="00721B27" w14:paraId="4877B7D6" w14:textId="77777777">
      <w:pPr>
        <w:pStyle w:val="TOC3"/>
        <w:tabs>
          <w:tab w:val="left" w:pos="1200"/>
          <w:tab w:val="right" w:leader="dot" w:pos="8630"/>
        </w:tabs>
        <w:rPr>
          <w:rFonts w:ascii="Calibri" w:hAnsi="Calibri" w:cs="Times New Roman"/>
          <w:i w:val="0"/>
          <w:iCs w:val="0"/>
          <w:noProof/>
          <w:color w:val="auto"/>
          <w:sz w:val="22"/>
          <w:szCs w:val="22"/>
          <w:lang w:eastAsia="en-US"/>
        </w:rPr>
      </w:pPr>
      <w:r>
        <w:rPr>
          <w:noProof/>
        </w:rPr>
        <w:t>5.2.8</w:t>
      </w:r>
      <w:r w:rsidRPr="00EE5D87">
        <w:rPr>
          <w:rFonts w:ascii="Calibri" w:hAnsi="Calibri" w:cs="Times New Roman"/>
          <w:i w:val="0"/>
          <w:iCs w:val="0"/>
          <w:noProof/>
          <w:color w:val="auto"/>
          <w:sz w:val="22"/>
          <w:szCs w:val="22"/>
          <w:lang w:eastAsia="en-US"/>
        </w:rPr>
        <w:tab/>
      </w:r>
      <w:r>
        <w:rPr>
          <w:noProof/>
        </w:rPr>
        <w:t>Performance (PR)</w:t>
      </w:r>
      <w:r>
        <w:rPr>
          <w:noProof/>
        </w:rPr>
        <w:tab/>
      </w:r>
      <w:r>
        <w:rPr>
          <w:noProof/>
        </w:rPr>
        <w:fldChar w:fldCharType="begin"/>
      </w:r>
      <w:r>
        <w:rPr>
          <w:noProof/>
        </w:rPr>
        <w:instrText xml:space="preserve"> PAGEREF _Toc418500330 \h </w:instrText>
      </w:r>
      <w:r>
        <w:rPr>
          <w:noProof/>
        </w:rPr>
      </w:r>
      <w:r>
        <w:rPr>
          <w:noProof/>
        </w:rPr>
        <w:fldChar w:fldCharType="separate"/>
      </w:r>
      <w:r w:rsidR="002F5FD2">
        <w:rPr>
          <w:noProof/>
        </w:rPr>
        <w:t>32</w:t>
      </w:r>
      <w:r>
        <w:rPr>
          <w:noProof/>
        </w:rPr>
        <w:fldChar w:fldCharType="end"/>
      </w:r>
    </w:p>
    <w:p w:rsidRPr="00EE5D87" w:rsidR="00721B27" w:rsidRDefault="00721B27" w14:paraId="49D7AF48" w14:textId="77777777">
      <w:pPr>
        <w:pStyle w:val="TOC3"/>
        <w:tabs>
          <w:tab w:val="left" w:pos="1200"/>
          <w:tab w:val="right" w:leader="dot" w:pos="8630"/>
        </w:tabs>
        <w:rPr>
          <w:rFonts w:ascii="Calibri" w:hAnsi="Calibri" w:cs="Times New Roman"/>
          <w:i w:val="0"/>
          <w:iCs w:val="0"/>
          <w:noProof/>
          <w:color w:val="auto"/>
          <w:sz w:val="22"/>
          <w:szCs w:val="22"/>
          <w:lang w:eastAsia="en-US"/>
        </w:rPr>
      </w:pPr>
      <w:r>
        <w:rPr>
          <w:noProof/>
        </w:rPr>
        <w:t>5.2.9</w:t>
      </w:r>
      <w:r w:rsidRPr="00EE5D87">
        <w:rPr>
          <w:rFonts w:ascii="Calibri" w:hAnsi="Calibri" w:cs="Times New Roman"/>
          <w:i w:val="0"/>
          <w:iCs w:val="0"/>
          <w:noProof/>
          <w:color w:val="auto"/>
          <w:sz w:val="22"/>
          <w:szCs w:val="22"/>
          <w:lang w:eastAsia="en-US"/>
        </w:rPr>
        <w:tab/>
      </w:r>
      <w:r>
        <w:rPr>
          <w:noProof/>
        </w:rPr>
        <w:t>Deliverable Items, Dates and Conditions (DD)</w:t>
      </w:r>
      <w:r>
        <w:rPr>
          <w:noProof/>
        </w:rPr>
        <w:tab/>
      </w:r>
      <w:r>
        <w:rPr>
          <w:noProof/>
        </w:rPr>
        <w:fldChar w:fldCharType="begin"/>
      </w:r>
      <w:r>
        <w:rPr>
          <w:noProof/>
        </w:rPr>
        <w:instrText xml:space="preserve"> PAGEREF _Toc418500331 \h </w:instrText>
      </w:r>
      <w:r>
        <w:rPr>
          <w:noProof/>
        </w:rPr>
      </w:r>
      <w:r>
        <w:rPr>
          <w:noProof/>
        </w:rPr>
        <w:fldChar w:fldCharType="separate"/>
      </w:r>
      <w:r w:rsidR="002F5FD2">
        <w:rPr>
          <w:noProof/>
        </w:rPr>
        <w:t>32</w:t>
      </w:r>
      <w:r>
        <w:rPr>
          <w:noProof/>
        </w:rPr>
        <w:fldChar w:fldCharType="end"/>
      </w:r>
    </w:p>
    <w:p w:rsidRPr="00EE5D87" w:rsidR="00721B27" w:rsidRDefault="00721B27" w14:paraId="07E9A255" w14:textId="77777777">
      <w:pPr>
        <w:pStyle w:val="TOC3"/>
        <w:tabs>
          <w:tab w:val="left" w:pos="1440"/>
          <w:tab w:val="right" w:leader="dot" w:pos="8630"/>
        </w:tabs>
        <w:rPr>
          <w:rFonts w:ascii="Calibri" w:hAnsi="Calibri" w:cs="Times New Roman"/>
          <w:i w:val="0"/>
          <w:iCs w:val="0"/>
          <w:noProof/>
          <w:color w:val="auto"/>
          <w:sz w:val="22"/>
          <w:szCs w:val="22"/>
          <w:lang w:eastAsia="en-US"/>
        </w:rPr>
      </w:pPr>
      <w:r>
        <w:rPr>
          <w:noProof/>
        </w:rPr>
        <w:t>5.2.10</w:t>
      </w:r>
      <w:r w:rsidRPr="00EE5D87">
        <w:rPr>
          <w:rFonts w:ascii="Calibri" w:hAnsi="Calibri" w:cs="Times New Roman"/>
          <w:i w:val="0"/>
          <w:iCs w:val="0"/>
          <w:noProof/>
          <w:color w:val="auto"/>
          <w:sz w:val="22"/>
          <w:szCs w:val="22"/>
          <w:lang w:eastAsia="en-US"/>
        </w:rPr>
        <w:tab/>
      </w:r>
      <w:r>
        <w:rPr>
          <w:noProof/>
        </w:rPr>
        <w:t>Cost (CT)</w:t>
      </w:r>
      <w:r>
        <w:rPr>
          <w:noProof/>
        </w:rPr>
        <w:tab/>
      </w:r>
      <w:r>
        <w:rPr>
          <w:noProof/>
        </w:rPr>
        <w:fldChar w:fldCharType="begin"/>
      </w:r>
      <w:r>
        <w:rPr>
          <w:noProof/>
        </w:rPr>
        <w:instrText xml:space="preserve"> PAGEREF _Toc418500332 \h </w:instrText>
      </w:r>
      <w:r>
        <w:rPr>
          <w:noProof/>
        </w:rPr>
      </w:r>
      <w:r>
        <w:rPr>
          <w:noProof/>
        </w:rPr>
        <w:fldChar w:fldCharType="separate"/>
      </w:r>
      <w:r w:rsidR="002F5FD2">
        <w:rPr>
          <w:noProof/>
        </w:rPr>
        <w:t>33</w:t>
      </w:r>
      <w:r>
        <w:rPr>
          <w:noProof/>
        </w:rPr>
        <w:fldChar w:fldCharType="end"/>
      </w:r>
    </w:p>
    <w:p w:rsidRPr="00EE5D87" w:rsidR="00721B27" w:rsidRDefault="00721B27" w14:paraId="0C24F9B5" w14:textId="77777777">
      <w:pPr>
        <w:pStyle w:val="TOC3"/>
        <w:tabs>
          <w:tab w:val="left" w:pos="1440"/>
          <w:tab w:val="right" w:leader="dot" w:pos="8630"/>
        </w:tabs>
        <w:rPr>
          <w:rFonts w:ascii="Calibri" w:hAnsi="Calibri" w:cs="Times New Roman"/>
          <w:i w:val="0"/>
          <w:iCs w:val="0"/>
          <w:noProof/>
          <w:color w:val="auto"/>
          <w:sz w:val="22"/>
          <w:szCs w:val="22"/>
          <w:lang w:eastAsia="en-US"/>
        </w:rPr>
      </w:pPr>
      <w:r>
        <w:rPr>
          <w:noProof/>
        </w:rPr>
        <w:t>5.2.11</w:t>
      </w:r>
      <w:r w:rsidRPr="00EE5D87">
        <w:rPr>
          <w:rFonts w:ascii="Calibri" w:hAnsi="Calibri" w:cs="Times New Roman"/>
          <w:i w:val="0"/>
          <w:iCs w:val="0"/>
          <w:noProof/>
          <w:color w:val="auto"/>
          <w:sz w:val="22"/>
          <w:szCs w:val="22"/>
          <w:lang w:eastAsia="en-US"/>
        </w:rPr>
        <w:tab/>
      </w:r>
      <w:r>
        <w:rPr>
          <w:noProof/>
        </w:rPr>
        <w:t>Quality (QL)</w:t>
      </w:r>
      <w:r>
        <w:rPr>
          <w:noProof/>
        </w:rPr>
        <w:tab/>
      </w:r>
      <w:r>
        <w:rPr>
          <w:noProof/>
        </w:rPr>
        <w:fldChar w:fldCharType="begin"/>
      </w:r>
      <w:r>
        <w:rPr>
          <w:noProof/>
        </w:rPr>
        <w:instrText xml:space="preserve"> PAGEREF _Toc418500333 \h </w:instrText>
      </w:r>
      <w:r>
        <w:rPr>
          <w:noProof/>
        </w:rPr>
      </w:r>
      <w:r>
        <w:rPr>
          <w:noProof/>
        </w:rPr>
        <w:fldChar w:fldCharType="separate"/>
      </w:r>
      <w:r w:rsidR="002F5FD2">
        <w:rPr>
          <w:noProof/>
        </w:rPr>
        <w:t>33</w:t>
      </w:r>
      <w:r>
        <w:rPr>
          <w:noProof/>
        </w:rPr>
        <w:fldChar w:fldCharType="end"/>
      </w:r>
    </w:p>
    <w:p w:rsidRPr="00EE5D87" w:rsidR="00721B27" w:rsidRDefault="00721B27" w14:paraId="4AA73992" w14:textId="77777777">
      <w:pPr>
        <w:pStyle w:val="TOC4"/>
        <w:tabs>
          <w:tab w:val="right" w:leader="dot" w:pos="8630"/>
        </w:tabs>
        <w:rPr>
          <w:rFonts w:ascii="Calibri" w:hAnsi="Calibri" w:cs="Times New Roman"/>
          <w:noProof/>
          <w:color w:val="auto"/>
          <w:sz w:val="22"/>
          <w:szCs w:val="22"/>
          <w:lang w:eastAsia="en-US"/>
        </w:rPr>
      </w:pPr>
      <w:r>
        <w:rPr>
          <w:noProof/>
        </w:rPr>
        <w:t>Reliability (RL)</w:t>
      </w:r>
      <w:r>
        <w:rPr>
          <w:noProof/>
        </w:rPr>
        <w:tab/>
      </w:r>
      <w:r>
        <w:rPr>
          <w:noProof/>
        </w:rPr>
        <w:fldChar w:fldCharType="begin"/>
      </w:r>
      <w:r>
        <w:rPr>
          <w:noProof/>
        </w:rPr>
        <w:instrText xml:space="preserve"> PAGEREF _Toc418500334 \h </w:instrText>
      </w:r>
      <w:r>
        <w:rPr>
          <w:noProof/>
        </w:rPr>
      </w:r>
      <w:r>
        <w:rPr>
          <w:noProof/>
        </w:rPr>
        <w:fldChar w:fldCharType="separate"/>
      </w:r>
      <w:r w:rsidR="002F5FD2">
        <w:rPr>
          <w:noProof/>
        </w:rPr>
        <w:t>33</w:t>
      </w:r>
      <w:r>
        <w:rPr>
          <w:noProof/>
        </w:rPr>
        <w:fldChar w:fldCharType="end"/>
      </w:r>
    </w:p>
    <w:p w:rsidRPr="00EE5D87" w:rsidR="00721B27" w:rsidRDefault="00721B27" w14:paraId="3994E544" w14:textId="77777777">
      <w:pPr>
        <w:pStyle w:val="TOC4"/>
        <w:tabs>
          <w:tab w:val="right" w:leader="dot" w:pos="8630"/>
        </w:tabs>
        <w:rPr>
          <w:rFonts w:ascii="Calibri" w:hAnsi="Calibri" w:cs="Times New Roman"/>
          <w:noProof/>
          <w:color w:val="auto"/>
          <w:sz w:val="22"/>
          <w:szCs w:val="22"/>
          <w:lang w:eastAsia="en-US"/>
        </w:rPr>
      </w:pPr>
      <w:r>
        <w:rPr>
          <w:noProof/>
        </w:rPr>
        <w:t>Availability (AL)</w:t>
      </w:r>
      <w:r>
        <w:rPr>
          <w:noProof/>
        </w:rPr>
        <w:tab/>
      </w:r>
      <w:r>
        <w:rPr>
          <w:noProof/>
        </w:rPr>
        <w:fldChar w:fldCharType="begin"/>
      </w:r>
      <w:r>
        <w:rPr>
          <w:noProof/>
        </w:rPr>
        <w:instrText xml:space="preserve"> PAGEREF _Toc418500335 \h </w:instrText>
      </w:r>
      <w:r>
        <w:rPr>
          <w:noProof/>
        </w:rPr>
      </w:r>
      <w:r>
        <w:rPr>
          <w:noProof/>
        </w:rPr>
        <w:fldChar w:fldCharType="separate"/>
      </w:r>
      <w:r w:rsidR="002F5FD2">
        <w:rPr>
          <w:noProof/>
        </w:rPr>
        <w:t>33</w:t>
      </w:r>
      <w:r>
        <w:rPr>
          <w:noProof/>
        </w:rPr>
        <w:fldChar w:fldCharType="end"/>
      </w:r>
    </w:p>
    <w:p w:rsidRPr="00EE5D87" w:rsidR="00721B27" w:rsidRDefault="00721B27" w14:paraId="6CC34CCB" w14:textId="77777777">
      <w:pPr>
        <w:pStyle w:val="TOC4"/>
        <w:tabs>
          <w:tab w:val="right" w:leader="dot" w:pos="8630"/>
        </w:tabs>
        <w:rPr>
          <w:rFonts w:ascii="Calibri" w:hAnsi="Calibri" w:cs="Times New Roman"/>
          <w:noProof/>
          <w:color w:val="auto"/>
          <w:sz w:val="22"/>
          <w:szCs w:val="22"/>
          <w:lang w:eastAsia="en-US"/>
        </w:rPr>
      </w:pPr>
      <w:r>
        <w:rPr>
          <w:noProof/>
        </w:rPr>
        <w:t>Maintainability (ML)</w:t>
      </w:r>
      <w:r>
        <w:rPr>
          <w:noProof/>
        </w:rPr>
        <w:tab/>
      </w:r>
      <w:r>
        <w:rPr>
          <w:noProof/>
        </w:rPr>
        <w:fldChar w:fldCharType="begin"/>
      </w:r>
      <w:r>
        <w:rPr>
          <w:noProof/>
        </w:rPr>
        <w:instrText xml:space="preserve"> PAGEREF _Toc418500336 \h </w:instrText>
      </w:r>
      <w:r>
        <w:rPr>
          <w:noProof/>
        </w:rPr>
      </w:r>
      <w:r>
        <w:rPr>
          <w:noProof/>
        </w:rPr>
        <w:fldChar w:fldCharType="separate"/>
      </w:r>
      <w:r w:rsidR="002F5FD2">
        <w:rPr>
          <w:noProof/>
        </w:rPr>
        <w:t>33</w:t>
      </w:r>
      <w:r>
        <w:rPr>
          <w:noProof/>
        </w:rPr>
        <w:fldChar w:fldCharType="end"/>
      </w:r>
    </w:p>
    <w:p w:rsidRPr="00EE5D87" w:rsidR="00721B27" w:rsidRDefault="00721B27" w14:paraId="31DD2EEF" w14:textId="77777777">
      <w:pPr>
        <w:pStyle w:val="TOC4"/>
        <w:tabs>
          <w:tab w:val="right" w:leader="dot" w:pos="8630"/>
        </w:tabs>
        <w:rPr>
          <w:rFonts w:ascii="Calibri" w:hAnsi="Calibri" w:cs="Times New Roman"/>
          <w:noProof/>
          <w:color w:val="auto"/>
          <w:sz w:val="22"/>
          <w:szCs w:val="22"/>
          <w:lang w:eastAsia="en-US"/>
        </w:rPr>
      </w:pPr>
      <w:r>
        <w:rPr>
          <w:noProof/>
        </w:rPr>
        <w:t>Usability (UL)</w:t>
      </w:r>
      <w:r>
        <w:rPr>
          <w:noProof/>
        </w:rPr>
        <w:tab/>
      </w:r>
      <w:r>
        <w:rPr>
          <w:noProof/>
        </w:rPr>
        <w:fldChar w:fldCharType="begin"/>
      </w:r>
      <w:r>
        <w:rPr>
          <w:noProof/>
        </w:rPr>
        <w:instrText xml:space="preserve"> PAGEREF _Toc418500337 \h </w:instrText>
      </w:r>
      <w:r>
        <w:rPr>
          <w:noProof/>
        </w:rPr>
      </w:r>
      <w:r>
        <w:rPr>
          <w:noProof/>
        </w:rPr>
        <w:fldChar w:fldCharType="separate"/>
      </w:r>
      <w:r w:rsidR="002F5FD2">
        <w:rPr>
          <w:noProof/>
        </w:rPr>
        <w:t>33</w:t>
      </w:r>
      <w:r>
        <w:rPr>
          <w:noProof/>
        </w:rPr>
        <w:fldChar w:fldCharType="end"/>
      </w:r>
    </w:p>
    <w:p w:rsidRPr="00EE5D87" w:rsidR="00721B27" w:rsidRDefault="00721B27" w14:paraId="14D210F0" w14:textId="77777777">
      <w:pPr>
        <w:pStyle w:val="TOC4"/>
        <w:tabs>
          <w:tab w:val="right" w:leader="dot" w:pos="8630"/>
        </w:tabs>
        <w:rPr>
          <w:rFonts w:ascii="Calibri" w:hAnsi="Calibri" w:cs="Times New Roman"/>
          <w:noProof/>
          <w:color w:val="auto"/>
          <w:sz w:val="22"/>
          <w:szCs w:val="22"/>
          <w:lang w:eastAsia="en-US"/>
        </w:rPr>
      </w:pPr>
      <w:r>
        <w:rPr>
          <w:noProof/>
        </w:rPr>
        <w:t>Enhanceability/Extendibility (EN)</w:t>
      </w:r>
      <w:r>
        <w:rPr>
          <w:noProof/>
        </w:rPr>
        <w:tab/>
      </w:r>
      <w:r>
        <w:rPr>
          <w:noProof/>
        </w:rPr>
        <w:fldChar w:fldCharType="begin"/>
      </w:r>
      <w:r>
        <w:rPr>
          <w:noProof/>
        </w:rPr>
        <w:instrText xml:space="preserve"> PAGEREF _Toc418500338 \h </w:instrText>
      </w:r>
      <w:r>
        <w:rPr>
          <w:noProof/>
        </w:rPr>
      </w:r>
      <w:r>
        <w:rPr>
          <w:noProof/>
        </w:rPr>
        <w:fldChar w:fldCharType="separate"/>
      </w:r>
      <w:r w:rsidR="002F5FD2">
        <w:rPr>
          <w:noProof/>
        </w:rPr>
        <w:t>33</w:t>
      </w:r>
      <w:r>
        <w:rPr>
          <w:noProof/>
        </w:rPr>
        <w:fldChar w:fldCharType="end"/>
      </w:r>
    </w:p>
    <w:p w:rsidRPr="00EE5D87" w:rsidR="00721B27" w:rsidRDefault="00721B27" w14:paraId="6F29346E" w14:textId="77777777">
      <w:pPr>
        <w:pStyle w:val="TOC4"/>
        <w:tabs>
          <w:tab w:val="right" w:leader="dot" w:pos="8630"/>
        </w:tabs>
        <w:rPr>
          <w:rFonts w:ascii="Calibri" w:hAnsi="Calibri" w:cs="Times New Roman"/>
          <w:noProof/>
          <w:color w:val="auto"/>
          <w:sz w:val="22"/>
          <w:szCs w:val="22"/>
          <w:lang w:eastAsia="en-US"/>
        </w:rPr>
      </w:pPr>
      <w:r>
        <w:rPr>
          <w:noProof/>
        </w:rPr>
        <w:t>Portability (PT)</w:t>
      </w:r>
      <w:r>
        <w:rPr>
          <w:noProof/>
        </w:rPr>
        <w:tab/>
      </w:r>
      <w:r>
        <w:rPr>
          <w:noProof/>
        </w:rPr>
        <w:fldChar w:fldCharType="begin"/>
      </w:r>
      <w:r>
        <w:rPr>
          <w:noProof/>
        </w:rPr>
        <w:instrText xml:space="preserve"> PAGEREF _Toc418500339 \h </w:instrText>
      </w:r>
      <w:r>
        <w:rPr>
          <w:noProof/>
        </w:rPr>
      </w:r>
      <w:r>
        <w:rPr>
          <w:noProof/>
        </w:rPr>
        <w:fldChar w:fldCharType="separate"/>
      </w:r>
      <w:r w:rsidR="002F5FD2">
        <w:rPr>
          <w:noProof/>
        </w:rPr>
        <w:t>33</w:t>
      </w:r>
      <w:r>
        <w:rPr>
          <w:noProof/>
        </w:rPr>
        <w:fldChar w:fldCharType="end"/>
      </w:r>
    </w:p>
    <w:p w:rsidRPr="00EE5D87" w:rsidR="00721B27" w:rsidRDefault="00721B27" w14:paraId="4D378145" w14:textId="77777777">
      <w:pPr>
        <w:pStyle w:val="TOC3"/>
        <w:tabs>
          <w:tab w:val="left" w:pos="1440"/>
          <w:tab w:val="right" w:leader="dot" w:pos="8630"/>
        </w:tabs>
        <w:rPr>
          <w:rFonts w:ascii="Calibri" w:hAnsi="Calibri" w:cs="Times New Roman"/>
          <w:i w:val="0"/>
          <w:iCs w:val="0"/>
          <w:noProof/>
          <w:color w:val="auto"/>
          <w:sz w:val="22"/>
          <w:szCs w:val="22"/>
          <w:lang w:eastAsia="en-US"/>
        </w:rPr>
      </w:pPr>
      <w:r>
        <w:rPr>
          <w:noProof/>
        </w:rPr>
        <w:t>5.2.12</w:t>
      </w:r>
      <w:r w:rsidRPr="00EE5D87">
        <w:rPr>
          <w:rFonts w:ascii="Calibri" w:hAnsi="Calibri" w:cs="Times New Roman"/>
          <w:i w:val="0"/>
          <w:iCs w:val="0"/>
          <w:noProof/>
          <w:color w:val="auto"/>
          <w:sz w:val="22"/>
          <w:szCs w:val="22"/>
          <w:lang w:eastAsia="en-US"/>
        </w:rPr>
        <w:tab/>
      </w:r>
      <w:r>
        <w:rPr>
          <w:noProof/>
        </w:rPr>
        <w:t>V&amp;V Activities (VV)</w:t>
      </w:r>
      <w:r>
        <w:rPr>
          <w:noProof/>
        </w:rPr>
        <w:tab/>
      </w:r>
      <w:r>
        <w:rPr>
          <w:noProof/>
        </w:rPr>
        <w:fldChar w:fldCharType="begin"/>
      </w:r>
      <w:r>
        <w:rPr>
          <w:noProof/>
        </w:rPr>
        <w:instrText xml:space="preserve"> PAGEREF _Toc418500340 \h </w:instrText>
      </w:r>
      <w:r>
        <w:rPr>
          <w:noProof/>
        </w:rPr>
      </w:r>
      <w:r>
        <w:rPr>
          <w:noProof/>
        </w:rPr>
        <w:fldChar w:fldCharType="separate"/>
      </w:r>
      <w:r w:rsidR="002F5FD2">
        <w:rPr>
          <w:noProof/>
        </w:rPr>
        <w:t>33</w:t>
      </w:r>
      <w:r>
        <w:rPr>
          <w:noProof/>
        </w:rPr>
        <w:fldChar w:fldCharType="end"/>
      </w:r>
    </w:p>
    <w:p w:rsidRPr="00EE5D87" w:rsidR="00721B27" w:rsidRDefault="00721B27" w14:paraId="18821C9D" w14:textId="77777777">
      <w:pPr>
        <w:pStyle w:val="TOC3"/>
        <w:tabs>
          <w:tab w:val="left" w:pos="1440"/>
          <w:tab w:val="right" w:leader="dot" w:pos="8630"/>
        </w:tabs>
        <w:rPr>
          <w:rFonts w:ascii="Calibri" w:hAnsi="Calibri" w:cs="Times New Roman"/>
          <w:i w:val="0"/>
          <w:iCs w:val="0"/>
          <w:noProof/>
          <w:color w:val="auto"/>
          <w:sz w:val="22"/>
          <w:szCs w:val="22"/>
          <w:lang w:eastAsia="en-US"/>
        </w:rPr>
      </w:pPr>
      <w:r>
        <w:rPr>
          <w:noProof/>
        </w:rPr>
        <w:t>5.2.13</w:t>
      </w:r>
      <w:r w:rsidRPr="00EE5D87">
        <w:rPr>
          <w:rFonts w:ascii="Calibri" w:hAnsi="Calibri" w:cs="Times New Roman"/>
          <w:i w:val="0"/>
          <w:iCs w:val="0"/>
          <w:noProof/>
          <w:color w:val="auto"/>
          <w:sz w:val="22"/>
          <w:szCs w:val="22"/>
          <w:lang w:eastAsia="en-US"/>
        </w:rPr>
        <w:tab/>
      </w:r>
      <w:r>
        <w:rPr>
          <w:noProof/>
        </w:rPr>
        <w:t>Database (DB)</w:t>
      </w:r>
      <w:r>
        <w:rPr>
          <w:noProof/>
        </w:rPr>
        <w:tab/>
      </w:r>
      <w:r>
        <w:rPr>
          <w:noProof/>
        </w:rPr>
        <w:fldChar w:fldCharType="begin"/>
      </w:r>
      <w:r>
        <w:rPr>
          <w:noProof/>
        </w:rPr>
        <w:instrText xml:space="preserve"> PAGEREF _Toc418500341 \h </w:instrText>
      </w:r>
      <w:r>
        <w:rPr>
          <w:noProof/>
        </w:rPr>
      </w:r>
      <w:r>
        <w:rPr>
          <w:noProof/>
        </w:rPr>
        <w:fldChar w:fldCharType="separate"/>
      </w:r>
      <w:r w:rsidR="002F5FD2">
        <w:rPr>
          <w:noProof/>
        </w:rPr>
        <w:t>33</w:t>
      </w:r>
      <w:r>
        <w:rPr>
          <w:noProof/>
        </w:rPr>
        <w:fldChar w:fldCharType="end"/>
      </w:r>
    </w:p>
    <w:p w:rsidRPr="00EE5D87" w:rsidR="00721B27" w:rsidRDefault="00721B27" w14:paraId="1443FA83" w14:textId="77777777">
      <w:pPr>
        <w:pStyle w:val="TOC3"/>
        <w:tabs>
          <w:tab w:val="left" w:pos="1440"/>
          <w:tab w:val="right" w:leader="dot" w:pos="8630"/>
        </w:tabs>
        <w:rPr>
          <w:rFonts w:ascii="Calibri" w:hAnsi="Calibri" w:cs="Times New Roman"/>
          <w:i w:val="0"/>
          <w:iCs w:val="0"/>
          <w:noProof/>
          <w:color w:val="auto"/>
          <w:sz w:val="22"/>
          <w:szCs w:val="22"/>
          <w:lang w:eastAsia="en-US"/>
        </w:rPr>
      </w:pPr>
      <w:r>
        <w:rPr>
          <w:noProof/>
        </w:rPr>
        <w:t>5.2.14</w:t>
      </w:r>
      <w:r w:rsidRPr="00EE5D87">
        <w:rPr>
          <w:rFonts w:ascii="Calibri" w:hAnsi="Calibri" w:cs="Times New Roman"/>
          <w:i w:val="0"/>
          <w:iCs w:val="0"/>
          <w:noProof/>
          <w:color w:val="auto"/>
          <w:sz w:val="22"/>
          <w:szCs w:val="22"/>
          <w:lang w:eastAsia="en-US"/>
        </w:rPr>
        <w:tab/>
      </w:r>
      <w:r>
        <w:rPr>
          <w:noProof/>
        </w:rPr>
        <w:t>Adaptability (AD)</w:t>
      </w:r>
      <w:r>
        <w:rPr>
          <w:noProof/>
        </w:rPr>
        <w:tab/>
      </w:r>
      <w:r>
        <w:rPr>
          <w:noProof/>
        </w:rPr>
        <w:fldChar w:fldCharType="begin"/>
      </w:r>
      <w:r>
        <w:rPr>
          <w:noProof/>
        </w:rPr>
        <w:instrText xml:space="preserve"> PAGEREF _Toc418500342 \h </w:instrText>
      </w:r>
      <w:r>
        <w:rPr>
          <w:noProof/>
        </w:rPr>
      </w:r>
      <w:r>
        <w:rPr>
          <w:noProof/>
        </w:rPr>
        <w:fldChar w:fldCharType="separate"/>
      </w:r>
      <w:r w:rsidR="002F5FD2">
        <w:rPr>
          <w:noProof/>
        </w:rPr>
        <w:t>33</w:t>
      </w:r>
      <w:r>
        <w:rPr>
          <w:noProof/>
        </w:rPr>
        <w:fldChar w:fldCharType="end"/>
      </w:r>
    </w:p>
    <w:p w:rsidRPr="00EE5D87" w:rsidR="00721B27" w:rsidRDefault="00721B27" w14:paraId="7613CA36" w14:textId="77777777">
      <w:pPr>
        <w:pStyle w:val="TOC2"/>
        <w:tabs>
          <w:tab w:val="left" w:pos="960"/>
          <w:tab w:val="right" w:leader="dot" w:pos="8630"/>
        </w:tabs>
        <w:rPr>
          <w:rFonts w:ascii="Calibri" w:hAnsi="Calibri" w:cs="Times New Roman"/>
          <w:smallCaps w:val="0"/>
          <w:noProof/>
          <w:color w:val="auto"/>
          <w:sz w:val="22"/>
          <w:szCs w:val="22"/>
          <w:lang w:eastAsia="en-US"/>
        </w:rPr>
      </w:pPr>
      <w:r>
        <w:rPr>
          <w:noProof/>
        </w:rPr>
        <w:t>5.3</w:t>
      </w:r>
      <w:r w:rsidRPr="00EE5D87">
        <w:rPr>
          <w:rFonts w:ascii="Calibri" w:hAnsi="Calibri" w:cs="Times New Roman"/>
          <w:smallCaps w:val="0"/>
          <w:noProof/>
          <w:color w:val="auto"/>
          <w:sz w:val="22"/>
          <w:szCs w:val="22"/>
          <w:lang w:eastAsia="en-US"/>
        </w:rPr>
        <w:tab/>
      </w:r>
      <w:r>
        <w:rPr>
          <w:noProof/>
        </w:rPr>
        <w:t>Requirements Models</w:t>
      </w:r>
      <w:r>
        <w:rPr>
          <w:noProof/>
        </w:rPr>
        <w:tab/>
      </w:r>
      <w:r>
        <w:rPr>
          <w:noProof/>
        </w:rPr>
        <w:fldChar w:fldCharType="begin"/>
      </w:r>
      <w:r>
        <w:rPr>
          <w:noProof/>
        </w:rPr>
        <w:instrText xml:space="preserve"> PAGEREF _Toc418500343 \h </w:instrText>
      </w:r>
      <w:r>
        <w:rPr>
          <w:noProof/>
        </w:rPr>
      </w:r>
      <w:r>
        <w:rPr>
          <w:noProof/>
        </w:rPr>
        <w:fldChar w:fldCharType="separate"/>
      </w:r>
      <w:r w:rsidR="002F5FD2">
        <w:rPr>
          <w:noProof/>
        </w:rPr>
        <w:t>33</w:t>
      </w:r>
      <w:r>
        <w:rPr>
          <w:noProof/>
        </w:rPr>
        <w:fldChar w:fldCharType="end"/>
      </w:r>
    </w:p>
    <w:p w:rsidRPr="00EE5D87" w:rsidR="00721B27" w:rsidRDefault="00721B27" w14:paraId="7BC23821" w14:textId="77777777">
      <w:pPr>
        <w:pStyle w:val="TOC1"/>
        <w:tabs>
          <w:tab w:val="right" w:leader="dot" w:pos="8630"/>
        </w:tabs>
        <w:rPr>
          <w:rFonts w:ascii="Calibri" w:hAnsi="Calibri" w:cs="Times New Roman"/>
          <w:b w:val="0"/>
          <w:bCs w:val="0"/>
          <w:caps w:val="0"/>
          <w:noProof/>
          <w:color w:val="auto"/>
          <w:sz w:val="22"/>
          <w:szCs w:val="22"/>
          <w:lang w:eastAsia="en-US"/>
        </w:rPr>
      </w:pPr>
      <w:r>
        <w:rPr>
          <w:noProof/>
        </w:rPr>
        <w:t>6. Illustrative Use Cases (IUC)</w:t>
      </w:r>
      <w:r>
        <w:rPr>
          <w:noProof/>
        </w:rPr>
        <w:tab/>
      </w:r>
      <w:r>
        <w:rPr>
          <w:noProof/>
        </w:rPr>
        <w:fldChar w:fldCharType="begin"/>
      </w:r>
      <w:r>
        <w:rPr>
          <w:noProof/>
        </w:rPr>
        <w:instrText xml:space="preserve"> PAGEREF _Toc418500344 \h </w:instrText>
      </w:r>
      <w:r>
        <w:rPr>
          <w:noProof/>
        </w:rPr>
      </w:r>
      <w:r>
        <w:rPr>
          <w:noProof/>
        </w:rPr>
        <w:fldChar w:fldCharType="separate"/>
      </w:r>
      <w:r w:rsidR="002F5FD2">
        <w:rPr>
          <w:noProof/>
        </w:rPr>
        <w:t>33</w:t>
      </w:r>
      <w:r>
        <w:rPr>
          <w:noProof/>
        </w:rPr>
        <w:fldChar w:fldCharType="end"/>
      </w:r>
    </w:p>
    <w:p w:rsidRPr="00EE5D87" w:rsidR="00721B27" w:rsidRDefault="00721B27" w14:paraId="26EDB3E0" w14:textId="77777777">
      <w:pPr>
        <w:pStyle w:val="TOC1"/>
        <w:tabs>
          <w:tab w:val="right" w:leader="dot" w:pos="8630"/>
        </w:tabs>
        <w:rPr>
          <w:rFonts w:ascii="Calibri" w:hAnsi="Calibri" w:cs="Times New Roman"/>
          <w:b w:val="0"/>
          <w:bCs w:val="0"/>
          <w:caps w:val="0"/>
          <w:noProof/>
          <w:color w:val="auto"/>
          <w:sz w:val="22"/>
          <w:szCs w:val="22"/>
          <w:lang w:eastAsia="en-US"/>
        </w:rPr>
      </w:pPr>
      <w:r>
        <w:rPr>
          <w:noProof/>
        </w:rPr>
        <w:t>7. Future Enhancements (FE)</w:t>
      </w:r>
      <w:r>
        <w:rPr>
          <w:noProof/>
        </w:rPr>
        <w:tab/>
      </w:r>
      <w:r>
        <w:rPr>
          <w:noProof/>
        </w:rPr>
        <w:fldChar w:fldCharType="begin"/>
      </w:r>
      <w:r>
        <w:rPr>
          <w:noProof/>
        </w:rPr>
        <w:instrText xml:space="preserve"> PAGEREF _Toc418500345 \h </w:instrText>
      </w:r>
      <w:r>
        <w:rPr>
          <w:noProof/>
        </w:rPr>
      </w:r>
      <w:r>
        <w:rPr>
          <w:noProof/>
        </w:rPr>
        <w:fldChar w:fldCharType="separate"/>
      </w:r>
      <w:r w:rsidR="002F5FD2">
        <w:rPr>
          <w:noProof/>
        </w:rPr>
        <w:t>34</w:t>
      </w:r>
      <w:r>
        <w:rPr>
          <w:noProof/>
        </w:rPr>
        <w:fldChar w:fldCharType="end"/>
      </w:r>
    </w:p>
    <w:p w:rsidR="00EC5A77" w:rsidRDefault="00EC5A77" w14:paraId="3FF01497" w14:textId="77777777">
      <w:pPr>
        <w:pStyle w:val="TOC1"/>
        <w:tabs>
          <w:tab w:val="right" w:leader="dot" w:pos="8640"/>
        </w:tabs>
        <w:sectPr w:rsidR="00EC5A77">
          <w:type w:val="continuous"/>
          <w:pgSz w:w="12240" w:h="15840" w:orient="portrait"/>
          <w:pgMar w:top="1440" w:right="1440" w:bottom="1440" w:left="2160" w:header="720" w:footer="720" w:gutter="0"/>
          <w:cols w:space="720"/>
          <w:docGrid w:linePitch="360"/>
        </w:sectPr>
      </w:pPr>
      <w:r>
        <w:fldChar w:fldCharType="end"/>
      </w:r>
    </w:p>
    <w:p w:rsidR="00EC5A77" w:rsidRDefault="00EC5A77" w14:paraId="3F84B8B8" w14:textId="77777777">
      <w:pPr>
        <w:sectPr w:rsidR="00EC5A77">
          <w:type w:val="continuous"/>
          <w:pgSz w:w="12240" w:h="15840" w:orient="portrait"/>
          <w:pgMar w:top="1440" w:right="1440" w:bottom="1440" w:left="2160" w:header="720" w:footer="720" w:gutter="0"/>
          <w:pgNumType w:fmt="lowerRoman"/>
          <w:cols w:space="720"/>
          <w:docGrid w:linePitch="360"/>
        </w:sectPr>
      </w:pPr>
    </w:p>
    <w:p w:rsidR="00EC5A77" w:rsidRDefault="004545F7" w14:paraId="3AAB5FEE" w14:textId="77777777">
      <w:pPr>
        <w:pStyle w:val="Heading1"/>
        <w:tabs>
          <w:tab w:val="left" w:pos="480"/>
          <w:tab w:val="right" w:leader="dot" w:pos="8630"/>
        </w:tabs>
      </w:pPr>
      <w:bookmarkStart w:name="_Toc418500228" w:id="0"/>
      <w:r>
        <w:lastRenderedPageBreak/>
        <w:t xml:space="preserve">1. </w:t>
      </w:r>
      <w:r w:rsidR="00EC5A77">
        <w:t>Introduction</w:t>
      </w:r>
      <w:bookmarkEnd w:id="0"/>
    </w:p>
    <w:p w:rsidR="00EC5A77" w:rsidRDefault="00EC5A77" w14:paraId="7E54DFFF" w14:textId="77777777">
      <w:pPr>
        <w:pStyle w:val="Heading2"/>
      </w:pPr>
      <w:bookmarkStart w:name="_Toc418500229" w:id="1"/>
      <w:r>
        <w:t>Software Purpose and Scope</w:t>
      </w:r>
      <w:bookmarkEnd w:id="1"/>
    </w:p>
    <w:p w:rsidR="00EC5A77" w:rsidP="0AE29FBB" w:rsidRDefault="0AE29FBB" w14:paraId="4E450025" w14:textId="77777777">
      <w:pPr>
        <w:rPr>
          <w:color w:val="auto"/>
        </w:rPr>
      </w:pPr>
      <w:commentRangeStart w:id="2"/>
      <w:r w:rsidRPr="0AE29FBB">
        <w:rPr>
          <w:color w:val="auto"/>
        </w:rPr>
        <w:t>The goal of this web application is to s</w:t>
      </w:r>
      <w:r>
        <w:t xml:space="preserve">implify and standardize how faculty members in the Computer Science (CS) and Electrical Engineering (EE) Departments at Montana Tech assess their courses in relation to ABET student outcomes. Specifically, help CS and EE faculty members determine the extent to which students in their courses have met student outcomes by streamlining the repetitive tasks which the faculty members were doing by hand. </w:t>
      </w:r>
      <w:r w:rsidRPr="0AE29FBB">
        <w:rPr>
          <w:color w:val="auto"/>
        </w:rPr>
        <w:t>This application should make continual course assessment easier. The customers for this web application are the faculty and staff of the CS and EE department. The web application is called AbOut, for Accreditation Board of Engineering and Technology (ABET) Outcomes.</w:t>
      </w:r>
      <w:commentRangeEnd w:id="2"/>
      <w:r w:rsidR="00EC5A77">
        <w:rPr>
          <w:rStyle w:val="CommentReference"/>
        </w:rPr>
        <w:commentReference w:id="2"/>
      </w:r>
    </w:p>
    <w:p w:rsidR="00EC5A77" w:rsidRDefault="00EC5A77" w14:paraId="7C8CEC33" w14:textId="77777777">
      <w:pPr>
        <w:rPr>
          <w:color w:val="auto"/>
        </w:rPr>
      </w:pPr>
      <w:r>
        <w:rPr>
          <w:color w:val="auto"/>
        </w:rPr>
        <w:t xml:space="preserve"> </w:t>
      </w:r>
    </w:p>
    <w:p w:rsidR="00EC5A77" w:rsidRDefault="00EC5A77" w14:paraId="079A6713" w14:textId="77777777">
      <w:pPr>
        <w:pStyle w:val="Heading2"/>
      </w:pPr>
      <w:bookmarkStart w:name="_Toc418500230" w:id="3"/>
      <w:r>
        <w:t>Document Purpose and Contents</w:t>
      </w:r>
      <w:bookmarkEnd w:id="3"/>
    </w:p>
    <w:p w:rsidR="00EC5A77" w:rsidP="1C1707CE" w:rsidRDefault="1C1707CE" w14:paraId="6A775808" w14:textId="77777777">
      <w:pPr>
        <w:rPr>
          <w:color w:val="auto"/>
        </w:rPr>
      </w:pPr>
      <w:commentRangeStart w:id="4"/>
      <w:commentRangeStart w:id="5"/>
      <w:r w:rsidRPr="1C1707CE">
        <w:rPr>
          <w:color w:val="auto"/>
        </w:rPr>
        <w:t xml:space="preserve">This Software Requirements Specification (SRS) describes the web application, by detailing its functionality and characteristics. This is likely to be useful to the customers who want this software, the eventual users of the software, those who develop the software, and those who test it. The customers of this web application are the same as the users of it. These people can use this SRS to learn about the web application and to clarify questions about it. Developers use this document to learn what they need to design and implement. Tester can use it to develop test cases for AbOut. </w:t>
      </w:r>
    </w:p>
    <w:p w:rsidR="00EC5A77" w:rsidRDefault="00EC5A77" w14:paraId="315EA0D9" w14:textId="77777777">
      <w:pPr>
        <w:rPr>
          <w:color w:val="auto"/>
        </w:rPr>
      </w:pPr>
    </w:p>
    <w:p w:rsidR="00EC5A77" w:rsidP="1C1707CE" w:rsidRDefault="1C1707CE" w14:paraId="0C569F8C" w14:textId="77777777">
      <w:pPr>
        <w:rPr>
          <w:color w:val="auto"/>
        </w:rPr>
      </w:pPr>
      <w:r w:rsidRPr="1C1707CE">
        <w:rPr>
          <w:color w:val="auto"/>
        </w:rPr>
        <w:t xml:space="preserve">Customers sometimes find sample interfaces easier to understand than documents such as this SRS. Sample user interfaces demonstrate one way that the software could appear. This document goes further to tell precisely what functionality is needed. </w:t>
      </w:r>
      <w:commentRangeEnd w:id="4"/>
      <w:r w:rsidR="00EC5A77">
        <w:rPr>
          <w:rStyle w:val="CommentReference"/>
        </w:rPr>
        <w:commentReference w:id="4"/>
      </w:r>
      <w:commentRangeEnd w:id="5"/>
      <w:r w:rsidR="00EC5A77">
        <w:rPr>
          <w:rStyle w:val="CommentReference"/>
        </w:rPr>
        <w:commentReference w:id="5"/>
      </w:r>
    </w:p>
    <w:p w:rsidR="00EC5A77" w:rsidRDefault="00EC5A77" w14:paraId="7E7AA10C" w14:textId="77777777">
      <w:pPr>
        <w:rPr>
          <w:color w:val="auto"/>
        </w:rPr>
      </w:pPr>
    </w:p>
    <w:p w:rsidR="00EC5A77" w:rsidP="0AE29FBB" w:rsidRDefault="0AE29FBB" w14:paraId="1C1743EB" w14:textId="77777777">
      <w:pPr>
        <w:rPr>
          <w:color w:val="auto"/>
        </w:rPr>
      </w:pPr>
      <w:commentRangeStart w:id="6"/>
      <w:r w:rsidRPr="0AE29FBB">
        <w:rPr>
          <w:color w:val="auto"/>
        </w:rPr>
        <w:t>This document does not attempt to tell how this software should be implemented except in those cases where the customers want the application to be developed in a particular way.  Deciding exactly what a system should do, before deciding how it will do it, reduces development time considerably.</w:t>
      </w:r>
      <w:commentRangeEnd w:id="6"/>
      <w:r w:rsidR="00EC5A77">
        <w:rPr>
          <w:rStyle w:val="CommentReference"/>
        </w:rPr>
        <w:commentReference w:id="6"/>
      </w:r>
    </w:p>
    <w:p w:rsidR="00EC5A77" w:rsidRDefault="00EC5A77" w14:paraId="033A9D42" w14:textId="77777777">
      <w:pPr>
        <w:rPr>
          <w:color w:val="auto"/>
        </w:rPr>
      </w:pPr>
    </w:p>
    <w:p w:rsidR="00EC5A77" w:rsidRDefault="00EC5A77" w14:paraId="2065718F" w14:textId="77777777">
      <w:pPr>
        <w:rPr>
          <w:color w:val="auto"/>
        </w:rPr>
      </w:pPr>
      <w:r>
        <w:rPr>
          <w:color w:val="auto"/>
        </w:rPr>
        <w:t xml:space="preserve">This SRS was </w:t>
      </w:r>
      <w:r w:rsidR="00AA5E21">
        <w:rPr>
          <w:color w:val="auto"/>
        </w:rPr>
        <w:t xml:space="preserve">first </w:t>
      </w:r>
      <w:r>
        <w:rPr>
          <w:color w:val="auto"/>
        </w:rPr>
        <w:t xml:space="preserve">developed by the software engineering (SE) students in the course Requirements and Specifications (ESOF 328) in the spring semester of 2011. </w:t>
      </w:r>
      <w:r w:rsidR="00AA5E21">
        <w:rPr>
          <w:color w:val="auto"/>
        </w:rPr>
        <w:t xml:space="preserve">In the spring of 2015 it was updated to </w:t>
      </w:r>
      <w:r w:rsidR="00CF2B48">
        <w:rPr>
          <w:color w:val="auto"/>
        </w:rPr>
        <w:t>accommodate</w:t>
      </w:r>
      <w:r w:rsidR="00AA5E21">
        <w:rPr>
          <w:color w:val="auto"/>
        </w:rPr>
        <w:t xml:space="preserve"> the </w:t>
      </w:r>
      <w:r w:rsidR="00CF2B48">
        <w:rPr>
          <w:color w:val="auto"/>
        </w:rPr>
        <w:t xml:space="preserve">Electrical Engineering program. </w:t>
      </w:r>
    </w:p>
    <w:p w:rsidR="00EC5A77" w:rsidRDefault="00EC5A77" w14:paraId="212B45E6" w14:textId="77777777">
      <w:pPr>
        <w:rPr>
          <w:color w:val="auto"/>
        </w:rPr>
      </w:pPr>
    </w:p>
    <w:p w:rsidR="00EC5A77" w:rsidRDefault="00EC5A77" w14:paraId="285A4CF0" w14:textId="77777777">
      <w:pPr>
        <w:rPr>
          <w:color w:val="auto"/>
        </w:rPr>
      </w:pPr>
    </w:p>
    <w:p w:rsidR="00EC5A77" w:rsidRDefault="00EC5A77" w14:paraId="19B3D411" w14:textId="77777777">
      <w:pPr>
        <w:rPr>
          <w:color w:val="auto"/>
        </w:rPr>
      </w:pPr>
    </w:p>
    <w:p w:rsidR="00EC5A77" w:rsidRDefault="00EC5A77" w14:paraId="4737DFDD" w14:textId="77777777">
      <w:pPr>
        <w:rPr>
          <w:color w:val="auto"/>
        </w:rPr>
      </w:pPr>
    </w:p>
    <w:p w:rsidR="00EC5A77" w:rsidRDefault="00EC5A77" w14:paraId="1A1D09CF" w14:textId="77777777">
      <w:pPr>
        <w:rPr>
          <w:color w:val="auto"/>
        </w:rPr>
      </w:pPr>
    </w:p>
    <w:p w:rsidR="00EC5A77" w:rsidRDefault="00EC5A77" w14:paraId="0FF0CC43" w14:textId="77777777">
      <w:pPr>
        <w:rPr>
          <w:color w:val="auto"/>
        </w:rPr>
      </w:pPr>
    </w:p>
    <w:p w:rsidR="00EC5A77" w:rsidRDefault="00EC5A77" w14:paraId="386D4834" w14:textId="77777777">
      <w:pPr>
        <w:rPr>
          <w:color w:val="auto"/>
        </w:rPr>
      </w:pPr>
    </w:p>
    <w:p w:rsidR="00EC5A77" w:rsidRDefault="00EC5A77" w14:paraId="0BD6320B" w14:textId="77777777">
      <w:pPr>
        <w:rPr>
          <w:color w:val="auto"/>
        </w:rPr>
      </w:pPr>
    </w:p>
    <w:p w:rsidR="00EC5A77" w:rsidRDefault="00EC5A77" w14:paraId="2A33A4B7" w14:textId="77777777">
      <w:pPr>
        <w:rPr>
          <w:color w:val="auto"/>
        </w:rPr>
      </w:pPr>
    </w:p>
    <w:p w:rsidR="00EC5A77" w:rsidP="0AE29FBB" w:rsidRDefault="1C1707CE" w14:paraId="5FE8E016" w14:textId="77777777">
      <w:pPr>
        <w:pStyle w:val="Heading2"/>
        <w:numPr>
          <w:ilvl w:val="1"/>
          <w:numId w:val="0"/>
        </w:numPr>
      </w:pPr>
      <w:bookmarkStart w:name="_Toc418500231" w:id="7"/>
      <w:commentRangeStart w:id="8"/>
      <w:commentRangeStart w:id="9"/>
      <w:commentRangeStart w:id="10"/>
      <w:r>
        <w:t>Definitions, Acronyms, and References</w:t>
      </w:r>
      <w:commentRangeEnd w:id="8"/>
      <w:r w:rsidR="00EC5A77">
        <w:rPr>
          <w:rStyle w:val="CommentReference"/>
        </w:rPr>
        <w:commentReference w:id="8"/>
      </w:r>
      <w:commentRangeEnd w:id="9"/>
      <w:r w:rsidR="00EC5A77">
        <w:rPr>
          <w:rStyle w:val="CommentReference"/>
        </w:rPr>
        <w:commentReference w:id="9"/>
      </w:r>
      <w:commentRangeEnd w:id="10"/>
      <w:r w:rsidR="002B4191">
        <w:rPr>
          <w:rStyle w:val="CommentReference"/>
          <w:b w:val="0"/>
        </w:rPr>
        <w:commentReference w:id="10"/>
      </w:r>
      <w:r>
        <w:t xml:space="preserve"> </w:t>
      </w:r>
      <w:bookmarkEnd w:id="7"/>
    </w:p>
    <w:p w:rsidR="00EC5A77" w:rsidRDefault="00EC5A77" w14:paraId="28C4269D" w14:textId="77777777">
      <w:r>
        <w:t>The following tables of definitions, acronyms and references may be useful for reading this document.</w:t>
      </w:r>
    </w:p>
    <w:p w:rsidR="00EC5A77" w:rsidRDefault="00EC5A77" w14:paraId="54DE334B" w14:textId="77777777">
      <w:pPr>
        <w:pStyle w:val="Heading3"/>
      </w:pPr>
      <w:bookmarkStart w:name="_Toc418500232" w:id="11"/>
      <w:r>
        <w:t>Definitions</w:t>
      </w:r>
      <w:bookmarkEnd w:id="11"/>
    </w:p>
    <w:tbl>
      <w:tblPr>
        <w:tblW w:w="8866" w:type="dxa"/>
        <w:tblInd w:w="-5" w:type="dxa"/>
        <w:tblLayout w:type="fixed"/>
        <w:tblLook w:val="0000" w:firstRow="0" w:lastRow="0" w:firstColumn="0" w:lastColumn="0" w:noHBand="0" w:noVBand="0"/>
      </w:tblPr>
      <w:tblGrid>
        <w:gridCol w:w="1728"/>
        <w:gridCol w:w="7138"/>
      </w:tblGrid>
      <w:tr w:rsidR="00EC5A77" w:rsidTr="002A3A99" w14:paraId="7C9FCCB1" w14:textId="77777777">
        <w:tc>
          <w:tcPr>
            <w:tcW w:w="1728" w:type="dxa"/>
            <w:tcBorders>
              <w:top w:val="single" w:color="000000" w:sz="4" w:space="0"/>
              <w:left w:val="single" w:color="000000" w:sz="4" w:space="0"/>
              <w:bottom w:val="single" w:color="000000" w:sz="4" w:space="0"/>
            </w:tcBorders>
            <w:shd w:val="clear" w:color="auto" w:fill="auto"/>
          </w:tcPr>
          <w:p w:rsidR="00EC5A77" w:rsidRDefault="00EC5A77" w14:paraId="27BC6A3D" w14:textId="77777777">
            <w:pPr>
              <w:snapToGrid w:val="0"/>
            </w:pPr>
            <w:r>
              <w:t>Administer</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EC5A77" w:rsidRDefault="00EC5A77" w14:paraId="2A2D77F1" w14:textId="77777777">
            <w:pPr>
              <w:snapToGrid w:val="0"/>
            </w:pPr>
            <w:r>
              <w:t>See “Authorized Administrator”</w:t>
            </w:r>
          </w:p>
        </w:tc>
      </w:tr>
      <w:tr w:rsidR="00EC5A77" w:rsidTr="002A3A99" w14:paraId="51F137FC" w14:textId="77777777">
        <w:tc>
          <w:tcPr>
            <w:tcW w:w="1728" w:type="dxa"/>
            <w:tcBorders>
              <w:top w:val="single" w:color="000000" w:sz="4" w:space="0"/>
              <w:left w:val="single" w:color="000000" w:sz="4" w:space="0"/>
              <w:bottom w:val="single" w:color="000000" w:sz="4" w:space="0"/>
            </w:tcBorders>
            <w:shd w:val="clear" w:color="auto" w:fill="auto"/>
          </w:tcPr>
          <w:p w:rsidR="00EC5A77" w:rsidRDefault="00EC5A77" w14:paraId="7999DDC8" w14:textId="77777777">
            <w:pPr>
              <w:snapToGrid w:val="0"/>
            </w:pPr>
            <w:r>
              <w:t>Authorized Administrator</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EC5A77" w:rsidP="00B36973" w:rsidRDefault="00B36973" w14:paraId="108B2C38" w14:textId="77777777">
            <w:pPr>
              <w:snapToGrid w:val="0"/>
            </w:pPr>
            <w:r>
              <w:t>M</w:t>
            </w:r>
            <w:r w:rsidR="00EC5A77">
              <w:t>ember in the MTECHS domain who is registered in the AbOu</w:t>
            </w:r>
            <w:r>
              <w:t xml:space="preserve">t system and has been assigned the administrator role for one or more programs. </w:t>
            </w:r>
          </w:p>
        </w:tc>
      </w:tr>
      <w:tr w:rsidR="00EC5A77" w:rsidTr="002A3A99" w14:paraId="108D3D36" w14:textId="77777777">
        <w:tc>
          <w:tcPr>
            <w:tcW w:w="1728" w:type="dxa"/>
            <w:tcBorders>
              <w:top w:val="single" w:color="000000" w:sz="4" w:space="0"/>
              <w:left w:val="single" w:color="000000" w:sz="4" w:space="0"/>
              <w:bottom w:val="single" w:color="000000" w:sz="4" w:space="0"/>
            </w:tcBorders>
            <w:shd w:val="clear" w:color="auto" w:fill="auto"/>
          </w:tcPr>
          <w:p w:rsidR="00EC5A77" w:rsidRDefault="00EC5A77" w14:paraId="50A19644" w14:textId="77777777">
            <w:pPr>
              <w:snapToGrid w:val="0"/>
            </w:pPr>
            <w:r>
              <w:t>Authorized Faculty Member</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EC5A77" w:rsidRDefault="00EC5A77" w14:paraId="02DCED7D" w14:textId="77777777">
            <w:pPr>
              <w:snapToGrid w:val="0"/>
            </w:pPr>
            <w:r>
              <w:t>Montana Tech faculty member in the MTECHS domain who is</w:t>
            </w:r>
            <w:r w:rsidR="00B36973">
              <w:t xml:space="preserve"> registered in the AbOut system and has been assigned to teach one or more course offerings</w:t>
            </w:r>
            <w:r w:rsidR="00C72DF6">
              <w:t>. Faculty members may be “active” or “inactive”.</w:t>
            </w:r>
          </w:p>
        </w:tc>
      </w:tr>
      <w:tr w:rsidR="00CF543D" w:rsidTr="002A3A99" w14:paraId="44473E39" w14:textId="77777777">
        <w:tc>
          <w:tcPr>
            <w:tcW w:w="1728" w:type="dxa"/>
            <w:tcBorders>
              <w:top w:val="single" w:color="000000" w:sz="4" w:space="0"/>
              <w:left w:val="single" w:color="000000" w:sz="4" w:space="0"/>
              <w:bottom w:val="single" w:color="000000" w:sz="4" w:space="0"/>
            </w:tcBorders>
            <w:shd w:val="clear" w:color="auto" w:fill="auto"/>
          </w:tcPr>
          <w:p w:rsidR="00CF543D" w:rsidRDefault="00CF543D" w14:paraId="6C6993F3" w14:textId="77777777">
            <w:pPr>
              <w:snapToGrid w:val="0"/>
            </w:pPr>
            <w:r>
              <w:t>Authorized Observer</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CF543D" w:rsidP="00CF543D" w:rsidRDefault="00CF543D" w14:paraId="53E77A34" w14:textId="77777777">
            <w:pPr>
              <w:snapToGrid w:val="0"/>
            </w:pPr>
            <w:r>
              <w:t xml:space="preserve">Anyone with an account in the MTECHS system who has been assigned the “observer” role. </w:t>
            </w:r>
          </w:p>
        </w:tc>
      </w:tr>
      <w:tr w:rsidR="00EC5A77" w:rsidTr="002A3A99" w14:paraId="0C31B6FE" w14:textId="77777777">
        <w:tc>
          <w:tcPr>
            <w:tcW w:w="1728" w:type="dxa"/>
            <w:tcBorders>
              <w:top w:val="single" w:color="000000" w:sz="4" w:space="0"/>
              <w:left w:val="single" w:color="000000" w:sz="4" w:space="0"/>
              <w:bottom w:val="single" w:color="000000" w:sz="4" w:space="0"/>
            </w:tcBorders>
            <w:shd w:val="clear" w:color="auto" w:fill="auto"/>
          </w:tcPr>
          <w:p w:rsidR="00EC5A77" w:rsidRDefault="00EC5A77" w14:paraId="4BEACBA2" w14:textId="77777777">
            <w:pPr>
              <w:snapToGrid w:val="0"/>
            </w:pPr>
            <w:r>
              <w:t>Authorized User</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EC5A77" w:rsidP="00507131" w:rsidRDefault="00EC5A77" w14:paraId="423D4835" w14:textId="77777777">
            <w:pPr>
              <w:snapToGrid w:val="0"/>
            </w:pPr>
            <w:r>
              <w:t>Montana Tech faculty member</w:t>
            </w:r>
            <w:r w:rsidR="00CF543D">
              <w:t xml:space="preserve"> or staff </w:t>
            </w:r>
            <w:r>
              <w:t>in the MTECHS domain who is registered in the AbOut system.</w:t>
            </w:r>
            <w:r w:rsidR="00CF543D">
              <w:t xml:space="preserve"> In addition, anyone with an account in the MTECHS system </w:t>
            </w:r>
            <w:r w:rsidR="00507131">
              <w:t xml:space="preserve">who has been assigned the </w:t>
            </w:r>
            <w:r w:rsidR="00CF543D">
              <w:t>“observer”</w:t>
            </w:r>
            <w:r w:rsidR="00507131">
              <w:t xml:space="preserve"> role</w:t>
            </w:r>
            <w:r w:rsidR="00CF543D">
              <w:t>.</w:t>
            </w:r>
          </w:p>
        </w:tc>
      </w:tr>
      <w:tr w:rsidR="00EC5A77" w:rsidTr="002A3A99" w14:paraId="1D724A4C" w14:textId="77777777">
        <w:tc>
          <w:tcPr>
            <w:tcW w:w="1728" w:type="dxa"/>
            <w:tcBorders>
              <w:top w:val="single" w:color="000000" w:sz="4" w:space="0"/>
              <w:left w:val="single" w:color="000000" w:sz="4" w:space="0"/>
              <w:bottom w:val="single" w:color="000000" w:sz="4" w:space="0"/>
            </w:tcBorders>
            <w:shd w:val="clear" w:color="auto" w:fill="auto"/>
          </w:tcPr>
          <w:p w:rsidR="00EC5A77" w:rsidRDefault="00EC5A77" w14:paraId="5AC658DB" w14:textId="77777777">
            <w:pPr>
              <w:snapToGrid w:val="0"/>
            </w:pPr>
            <w:r>
              <w:t>CORE</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EC5A77" w:rsidRDefault="00EC5A77" w14:paraId="3E509A06" w14:textId="77777777">
            <w:pPr>
              <w:snapToGrid w:val="0"/>
            </w:pPr>
            <w:r>
              <w:t xml:space="preserve">Course Outcome, Review and Evaluation (CORE) </w:t>
            </w:r>
          </w:p>
        </w:tc>
      </w:tr>
      <w:tr w:rsidR="00EC5A77" w:rsidTr="002A3A99" w14:paraId="3B1A4437" w14:textId="77777777">
        <w:tc>
          <w:tcPr>
            <w:tcW w:w="1728" w:type="dxa"/>
            <w:tcBorders>
              <w:top w:val="single" w:color="000000" w:sz="4" w:space="0"/>
              <w:left w:val="single" w:color="000000" w:sz="4" w:space="0"/>
              <w:bottom w:val="single" w:color="000000" w:sz="4" w:space="0"/>
            </w:tcBorders>
            <w:shd w:val="clear" w:color="auto" w:fill="auto"/>
          </w:tcPr>
          <w:p w:rsidR="00EC5A77" w:rsidRDefault="00EC5A77" w14:paraId="50AC08E0" w14:textId="77777777">
            <w:pPr>
              <w:snapToGrid w:val="0"/>
            </w:pPr>
            <w:r>
              <w:t>CORE Report</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EC5A77" w:rsidRDefault="00EC5A77" w14:paraId="2EA291AD" w14:textId="77777777">
            <w:pPr>
              <w:snapToGrid w:val="0"/>
            </w:pPr>
            <w:r>
              <w:t xml:space="preserve">A report which faculty members in the CS Department are required to write for each course offering which they </w:t>
            </w:r>
            <w:proofErr w:type="gramStart"/>
            <w:r>
              <w:t>teaching</w:t>
            </w:r>
            <w:proofErr w:type="gramEnd"/>
            <w:r>
              <w:t xml:space="preserve"> in the CS or SE degree. The AbOut web application generates statistics for this report. (See CORE Statistics)</w:t>
            </w:r>
          </w:p>
        </w:tc>
      </w:tr>
      <w:tr w:rsidR="00EC5A77" w:rsidTr="002A3A99" w14:paraId="746C9F60" w14:textId="77777777">
        <w:tc>
          <w:tcPr>
            <w:tcW w:w="1728" w:type="dxa"/>
            <w:tcBorders>
              <w:top w:val="single" w:color="000000" w:sz="4" w:space="0"/>
              <w:left w:val="single" w:color="000000" w:sz="4" w:space="0"/>
              <w:bottom w:val="single" w:color="000000" w:sz="4" w:space="0"/>
            </w:tcBorders>
            <w:shd w:val="clear" w:color="auto" w:fill="auto"/>
          </w:tcPr>
          <w:p w:rsidR="00EC5A77" w:rsidRDefault="00EC5A77" w14:paraId="4DFDEE88" w14:textId="77777777">
            <w:pPr>
              <w:snapToGrid w:val="0"/>
            </w:pPr>
            <w:r>
              <w:t>CORE Statistics</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EC5A77" w:rsidRDefault="00EC5A77" w14:paraId="24DD3455" w14:textId="77777777">
            <w:pPr>
              <w:snapToGrid w:val="0"/>
            </w:pPr>
            <w:r>
              <w:t xml:space="preserve">Report showing the extent to which student outcomes were met by students in a course offering. </w:t>
            </w:r>
          </w:p>
        </w:tc>
      </w:tr>
      <w:tr w:rsidR="00EC5A77" w:rsidTr="002A3A99" w14:paraId="7ECE488B" w14:textId="77777777">
        <w:tc>
          <w:tcPr>
            <w:tcW w:w="1728" w:type="dxa"/>
            <w:tcBorders>
              <w:top w:val="single" w:color="000000" w:sz="4" w:space="0"/>
              <w:left w:val="single" w:color="000000" w:sz="4" w:space="0"/>
              <w:bottom w:val="single" w:color="000000" w:sz="4" w:space="0"/>
            </w:tcBorders>
            <w:shd w:val="clear" w:color="auto" w:fill="auto"/>
          </w:tcPr>
          <w:p w:rsidR="00EC5A77" w:rsidRDefault="00EC5A77" w14:paraId="4D0C1AA5" w14:textId="77777777">
            <w:pPr>
              <w:snapToGrid w:val="0"/>
            </w:pPr>
            <w:r>
              <w:t>Course</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EC5A77" w:rsidRDefault="00EC5A77" w14:paraId="5BF6C067" w14:textId="77777777">
            <w:pPr>
              <w:snapToGrid w:val="0"/>
            </w:pPr>
            <w:r>
              <w:t xml:space="preserve">Course contributing to measuring student outcomes and offered by the CS department. Courses are identified by a prefix and number, such as </w:t>
            </w:r>
            <w:r>
              <w:rPr>
                <w:i/>
              </w:rPr>
              <w:t>ESOF 328</w:t>
            </w:r>
            <w:r>
              <w:t xml:space="preserve">. The course prefixes are CSCI and ESOF. The course has a name, such as </w:t>
            </w:r>
            <w:r>
              <w:rPr>
                <w:i/>
              </w:rPr>
              <w:t>Software Requirements and Specifications</w:t>
            </w:r>
            <w:r>
              <w:t>.</w:t>
            </w:r>
          </w:p>
        </w:tc>
      </w:tr>
      <w:tr w:rsidR="00EC5A77" w:rsidTr="002A3A99" w14:paraId="6BD16BDE" w14:textId="77777777">
        <w:tc>
          <w:tcPr>
            <w:tcW w:w="1728" w:type="dxa"/>
            <w:tcBorders>
              <w:top w:val="single" w:color="000000" w:sz="4" w:space="0"/>
              <w:left w:val="single" w:color="000000" w:sz="4" w:space="0"/>
              <w:bottom w:val="single" w:color="000000" w:sz="4" w:space="0"/>
            </w:tcBorders>
            <w:shd w:val="clear" w:color="auto" w:fill="auto"/>
          </w:tcPr>
          <w:p w:rsidR="00EC5A77" w:rsidRDefault="00EC5A77" w14:paraId="6E806BAB" w14:textId="77777777">
            <w:pPr>
              <w:snapToGrid w:val="0"/>
            </w:pPr>
            <w:r>
              <w:t>Course Offering</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EC5A77" w:rsidRDefault="00EC5A77" w14:paraId="3419E28C" w14:textId="77777777">
            <w:pPr>
              <w:snapToGrid w:val="0"/>
            </w:pPr>
            <w:r>
              <w:t xml:space="preserve">A particular section of a course offered in a particular semester. Course offerings are identified by a course, a section, and a semester. </w:t>
            </w:r>
          </w:p>
        </w:tc>
      </w:tr>
      <w:tr w:rsidR="00EC5A77" w:rsidTr="002A3A99" w14:paraId="15511401" w14:textId="77777777">
        <w:tc>
          <w:tcPr>
            <w:tcW w:w="1728" w:type="dxa"/>
            <w:tcBorders>
              <w:top w:val="single" w:color="000000" w:sz="4" w:space="0"/>
              <w:left w:val="single" w:color="000000" w:sz="4" w:space="0"/>
              <w:bottom w:val="single" w:color="000000" w:sz="4" w:space="0"/>
            </w:tcBorders>
            <w:shd w:val="clear" w:color="auto" w:fill="auto"/>
          </w:tcPr>
          <w:p w:rsidR="00EC5A77" w:rsidRDefault="00EC5A77" w14:paraId="5AC27FD7" w14:textId="77777777">
            <w:pPr>
              <w:snapToGrid w:val="0"/>
            </w:pPr>
            <w:r>
              <w:t>Course Outcome</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EC5A77" w:rsidRDefault="00EC5A77" w14:paraId="5590B962" w14:textId="77777777">
            <w:pPr>
              <w:snapToGrid w:val="0"/>
            </w:pPr>
            <w:r>
              <w:t xml:space="preserve">Criteria which students passing the course should meet. These are specific to the course and are different than ‘Student outcomes’ which are specific to either the CS or SE program. AbOut does not measure course outcomes. This term does not appear elsewhere in this document and is included here to avoid confusing this with student outcomes. </w:t>
            </w:r>
          </w:p>
        </w:tc>
      </w:tr>
      <w:tr w:rsidR="00EC5A77" w:rsidTr="002A3A99" w14:paraId="7966CCD9" w14:textId="77777777">
        <w:tc>
          <w:tcPr>
            <w:tcW w:w="1728" w:type="dxa"/>
            <w:tcBorders>
              <w:top w:val="single" w:color="000000" w:sz="4" w:space="0"/>
              <w:left w:val="single" w:color="000000" w:sz="4" w:space="0"/>
              <w:bottom w:val="single" w:color="000000" w:sz="4" w:space="0"/>
            </w:tcBorders>
            <w:shd w:val="clear" w:color="auto" w:fill="auto"/>
          </w:tcPr>
          <w:p w:rsidRPr="00CF2B48" w:rsidR="00EC5A77" w:rsidP="00CF2B48" w:rsidRDefault="008C3645" w14:paraId="7FED1F81" w14:textId="77777777">
            <w:pPr>
              <w:snapToGrid w:val="0"/>
            </w:pPr>
            <w:r w:rsidRPr="00CF2B48">
              <w:t xml:space="preserve">Course </w:t>
            </w:r>
            <w:r w:rsidRPr="00CF2B48" w:rsidR="00CF2B48">
              <w:t>PC</w:t>
            </w:r>
            <w:r w:rsidRPr="00CF2B48" w:rsidR="00EC5A77">
              <w:t xml:space="preserve"> Report</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Pr="00CF2B48" w:rsidR="00EC5A77" w:rsidP="00CF2B48" w:rsidRDefault="00EC5A77" w14:paraId="5FDDFCD5" w14:textId="77777777">
            <w:pPr>
              <w:snapToGrid w:val="0"/>
            </w:pPr>
            <w:r w:rsidRPr="00CF2B48">
              <w:t>Report showing the e</w:t>
            </w:r>
            <w:r w:rsidRPr="00CF2B48" w:rsidR="00CF2B48">
              <w:t xml:space="preserve">xtent to which students met performance criteria </w:t>
            </w:r>
            <w:r w:rsidRPr="00CF2B48">
              <w:t xml:space="preserve">during the semester(s) of interest. This report is divided by </w:t>
            </w:r>
            <w:r w:rsidRPr="00CF2B48" w:rsidR="00CF2B48">
              <w:t xml:space="preserve">performance criteria </w:t>
            </w:r>
            <w:r w:rsidRPr="00CF2B48">
              <w:t xml:space="preserve">and courses. </w:t>
            </w:r>
          </w:p>
        </w:tc>
      </w:tr>
      <w:tr w:rsidR="00EC5A77" w:rsidTr="002A3A99" w14:paraId="4049E017" w14:textId="77777777">
        <w:tc>
          <w:tcPr>
            <w:tcW w:w="1728" w:type="dxa"/>
            <w:tcBorders>
              <w:top w:val="single" w:color="000000" w:sz="4" w:space="0"/>
              <w:left w:val="single" w:color="000000" w:sz="4" w:space="0"/>
              <w:bottom w:val="single" w:color="000000" w:sz="4" w:space="0"/>
            </w:tcBorders>
            <w:shd w:val="clear" w:color="auto" w:fill="auto"/>
          </w:tcPr>
          <w:p w:rsidR="00EC5A77" w:rsidRDefault="00EC5A77" w14:paraId="5F6D68DC" w14:textId="77777777">
            <w:pPr>
              <w:snapToGrid w:val="0"/>
            </w:pPr>
            <w:r>
              <w:t>Default Semester</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EC5A77" w:rsidRDefault="00EC5A77" w14:paraId="12BCC1C3" w14:textId="77777777">
            <w:pPr>
              <w:snapToGrid w:val="0"/>
            </w:pPr>
            <w:r>
              <w:t>The semester used when no semester is given (for instance, creating a course offering or a new course).</w:t>
            </w:r>
          </w:p>
        </w:tc>
      </w:tr>
      <w:tr w:rsidR="00EC5A77" w:rsidTr="002A3A99" w14:paraId="6DEF74D4" w14:textId="77777777">
        <w:tc>
          <w:tcPr>
            <w:tcW w:w="1728" w:type="dxa"/>
            <w:tcBorders>
              <w:top w:val="single" w:color="000000" w:sz="4" w:space="0"/>
              <w:left w:val="single" w:color="000000" w:sz="4" w:space="0"/>
              <w:bottom w:val="single" w:color="000000" w:sz="4" w:space="0"/>
            </w:tcBorders>
            <w:shd w:val="clear" w:color="auto" w:fill="auto"/>
          </w:tcPr>
          <w:p w:rsidR="00EC5A77" w:rsidRDefault="00EC5A77" w14:paraId="0B8A06B5" w14:textId="77777777">
            <w:pPr>
              <w:snapToGrid w:val="0"/>
            </w:pPr>
            <w:r>
              <w:t>Faculty Member</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EC5A77" w:rsidRDefault="00EC5A77" w14:paraId="329906FD" w14:textId="77777777">
            <w:pPr>
              <w:snapToGrid w:val="0"/>
            </w:pPr>
            <w:r>
              <w:t>See “Authorized Faculty Member”</w:t>
            </w:r>
          </w:p>
          <w:p w:rsidR="0023144E" w:rsidRDefault="0023144E" w14:paraId="1D888412" w14:textId="77777777">
            <w:pPr>
              <w:snapToGrid w:val="0"/>
            </w:pPr>
          </w:p>
          <w:p w:rsidR="0023144E" w:rsidRDefault="0023144E" w14:paraId="5CE407AC" w14:textId="77777777">
            <w:pPr>
              <w:snapToGrid w:val="0"/>
            </w:pPr>
          </w:p>
        </w:tc>
      </w:tr>
      <w:tr w:rsidR="00EC5A77" w:rsidTr="002A3A99" w14:paraId="3BF0B8FC" w14:textId="77777777">
        <w:tc>
          <w:tcPr>
            <w:tcW w:w="1728" w:type="dxa"/>
            <w:tcBorders>
              <w:left w:val="single" w:color="000000" w:sz="4" w:space="0"/>
              <w:bottom w:val="single" w:color="000000" w:sz="4" w:space="0"/>
            </w:tcBorders>
            <w:shd w:val="clear" w:color="auto" w:fill="auto"/>
          </w:tcPr>
          <w:p w:rsidR="00EC5A77" w:rsidRDefault="00EC5A77" w14:paraId="45CC59DC" w14:textId="77777777">
            <w:pPr>
              <w:snapToGrid w:val="0"/>
            </w:pPr>
            <w:r>
              <w:lastRenderedPageBreak/>
              <w:t>Matrix Report</w:t>
            </w:r>
          </w:p>
        </w:tc>
        <w:tc>
          <w:tcPr>
            <w:tcW w:w="7138" w:type="dxa"/>
            <w:tcBorders>
              <w:left w:val="single" w:color="000000" w:sz="4" w:space="0"/>
              <w:bottom w:val="single" w:color="000000" w:sz="4" w:space="0"/>
              <w:right w:val="single" w:color="000000" w:sz="4" w:space="0"/>
            </w:tcBorders>
            <w:shd w:val="clear" w:color="auto" w:fill="auto"/>
          </w:tcPr>
          <w:p w:rsidR="00EC5A77" w:rsidP="00CF2B48" w:rsidRDefault="00EC5A77" w14:paraId="3B0628DF" w14:textId="77777777">
            <w:pPr>
              <w:snapToGrid w:val="0"/>
            </w:pPr>
            <w:r>
              <w:t xml:space="preserve">Report showing the association of courses </w:t>
            </w:r>
            <w:r w:rsidR="00CF2B48">
              <w:t xml:space="preserve">to performance criteria and the weights of those associations. This is </w:t>
            </w:r>
            <w:r>
              <w:t xml:space="preserve">used </w:t>
            </w:r>
            <w:r w:rsidR="00CF2B48">
              <w:t xml:space="preserve">to get an overview of the extent to which courses are covering performance criteria. </w:t>
            </w:r>
          </w:p>
        </w:tc>
      </w:tr>
      <w:tr w:rsidR="002A3A99" w:rsidTr="002A3A99" w14:paraId="4E323E2C" w14:textId="77777777">
        <w:tc>
          <w:tcPr>
            <w:tcW w:w="1728" w:type="dxa"/>
            <w:tcBorders>
              <w:top w:val="single" w:color="000000" w:sz="4" w:space="0"/>
              <w:left w:val="single" w:color="000000" w:sz="4" w:space="0"/>
              <w:bottom w:val="single" w:color="000000" w:sz="4" w:space="0"/>
            </w:tcBorders>
            <w:shd w:val="clear" w:color="auto" w:fill="auto"/>
          </w:tcPr>
          <w:p w:rsidR="002A3A99" w:rsidP="002A554D" w:rsidRDefault="002A3A99" w14:paraId="4DB3840D" w14:textId="77777777">
            <w:pPr>
              <w:snapToGrid w:val="0"/>
            </w:pPr>
            <w:r>
              <w:t>Metric</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2A3A99" w:rsidP="002A554D" w:rsidRDefault="002A3A99" w14:paraId="1AFAFDE8" w14:textId="77777777">
            <w:pPr>
              <w:snapToGrid w:val="0"/>
            </w:pPr>
            <w:r>
              <w:t xml:space="preserve">A metric associated with a course offering. The metric is created by the instructor of the course. It consists of a description, maximum number of points, and a list of the student outcomes which it measures. </w:t>
            </w:r>
          </w:p>
        </w:tc>
      </w:tr>
      <w:tr w:rsidR="002A3A99" w:rsidTr="002A3A99" w14:paraId="310FD92F" w14:textId="77777777">
        <w:tc>
          <w:tcPr>
            <w:tcW w:w="1728" w:type="dxa"/>
            <w:tcBorders>
              <w:top w:val="single" w:color="000000" w:sz="4" w:space="0"/>
              <w:left w:val="single" w:color="000000" w:sz="4" w:space="0"/>
              <w:bottom w:val="single" w:color="000000" w:sz="4" w:space="0"/>
            </w:tcBorders>
            <w:shd w:val="clear" w:color="auto" w:fill="auto"/>
          </w:tcPr>
          <w:p w:rsidR="002A3A99" w:rsidP="002A554D" w:rsidRDefault="002A3A99" w14:paraId="6BE30AB0" w14:textId="77777777">
            <w:pPr>
              <w:snapToGrid w:val="0"/>
            </w:pPr>
            <w:r>
              <w:t>Metric Goal</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2A3A99" w:rsidP="002A554D" w:rsidRDefault="002A3A99" w14:paraId="24CE9BDF" w14:textId="77777777">
            <w:pPr>
              <w:snapToGrid w:val="0"/>
            </w:pPr>
            <w:r>
              <w:t xml:space="preserve">The overall (percentage) score which </w:t>
            </w:r>
            <w:proofErr w:type="gramStart"/>
            <w:r>
              <w:t>a student needs</w:t>
            </w:r>
            <w:proofErr w:type="gramEnd"/>
            <w:r>
              <w:t xml:space="preserve"> to meet or exceed to be considered to have met the student outcomes.  This needs to be stored in such a way so the metric goal can be changed easily. Throughout this document, it is assumed that the metric goal is 70%. </w:t>
            </w:r>
          </w:p>
        </w:tc>
      </w:tr>
      <w:tr w:rsidR="00EC5A77" w:rsidTr="002A3A99" w14:paraId="58181DBC" w14:textId="77777777">
        <w:tc>
          <w:tcPr>
            <w:tcW w:w="1728" w:type="dxa"/>
            <w:tcBorders>
              <w:top w:val="single" w:color="000000" w:sz="4" w:space="0"/>
              <w:left w:val="single" w:color="000000" w:sz="4" w:space="0"/>
              <w:bottom w:val="single" w:color="000000" w:sz="4" w:space="0"/>
            </w:tcBorders>
            <w:shd w:val="clear" w:color="auto" w:fill="auto"/>
          </w:tcPr>
          <w:p w:rsidR="00EC5A77" w:rsidRDefault="00EC5A77" w14:paraId="263BA19E" w14:textId="77777777">
            <w:pPr>
              <w:snapToGrid w:val="0"/>
            </w:pPr>
            <w:r>
              <w:t>Modern Browser</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EC5A77" w:rsidRDefault="00EC5A77" w14:paraId="08332D51" w14:textId="77777777">
            <w:pPr>
              <w:snapToGrid w:val="0"/>
            </w:pPr>
            <w:r>
              <w:t>Any web browser which reliably implements the latest (as of 2011) standards in HTML and CSS, with complete support for JavaScript.</w:t>
            </w:r>
          </w:p>
        </w:tc>
      </w:tr>
      <w:tr w:rsidR="00EC5A77" w:rsidTr="002A3A99" w14:paraId="59BE7BB4" w14:textId="77777777">
        <w:tc>
          <w:tcPr>
            <w:tcW w:w="1728" w:type="dxa"/>
            <w:tcBorders>
              <w:top w:val="single" w:color="000000" w:sz="4" w:space="0"/>
              <w:left w:val="single" w:color="000000" w:sz="4" w:space="0"/>
              <w:bottom w:val="single" w:color="000000" w:sz="4" w:space="0"/>
            </w:tcBorders>
            <w:shd w:val="clear" w:color="auto" w:fill="auto"/>
          </w:tcPr>
          <w:p w:rsidRPr="00CF2B48" w:rsidR="00EC5A77" w:rsidRDefault="00EC5A77" w14:paraId="0550439C" w14:textId="77777777">
            <w:pPr>
              <w:snapToGrid w:val="0"/>
            </w:pPr>
            <w:r w:rsidRPr="00CF2B48">
              <w:t>Outcome Report</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Pr="00CF2B48" w:rsidR="00EC5A77" w:rsidP="00CF2B48" w:rsidRDefault="00EC5A77" w14:paraId="5322EF70" w14:textId="77777777">
            <w:pPr>
              <w:snapToGrid w:val="0"/>
            </w:pPr>
            <w:r w:rsidRPr="00CF2B48">
              <w:t xml:space="preserve">Report showing the extent to which students met the selected student outcome during the </w:t>
            </w:r>
            <w:r w:rsidRPr="00CF2B48" w:rsidR="00CF2B48">
              <w:t xml:space="preserve">chosen </w:t>
            </w:r>
            <w:r w:rsidRPr="00CF2B48">
              <w:t xml:space="preserve">semester. This report is divided by </w:t>
            </w:r>
            <w:r w:rsidRPr="00CF2B48" w:rsidR="00CF2B48">
              <w:t xml:space="preserve">the performance criteria which measure the outcome. </w:t>
            </w:r>
          </w:p>
        </w:tc>
      </w:tr>
      <w:tr w:rsidR="00EC5A77" w:rsidTr="002A3A99" w14:paraId="2C8DC323" w14:textId="77777777">
        <w:tc>
          <w:tcPr>
            <w:tcW w:w="1728" w:type="dxa"/>
            <w:tcBorders>
              <w:left w:val="single" w:color="000000" w:sz="4" w:space="0"/>
              <w:bottom w:val="single" w:color="000000" w:sz="4" w:space="0"/>
            </w:tcBorders>
            <w:shd w:val="clear" w:color="auto" w:fill="auto"/>
          </w:tcPr>
          <w:p w:rsidRPr="00CF2B48" w:rsidR="00EC5A77" w:rsidP="00CF2B48" w:rsidRDefault="00CF2B48" w14:paraId="34946BD0" w14:textId="77777777">
            <w:pPr>
              <w:snapToGrid w:val="0"/>
            </w:pPr>
            <w:r w:rsidRPr="00CF2B48">
              <w:t xml:space="preserve">PC </w:t>
            </w:r>
            <w:r w:rsidRPr="00CF2B48" w:rsidR="008C3645">
              <w:t>Semester</w:t>
            </w:r>
            <w:r w:rsidRPr="00CF2B48" w:rsidR="00EC5A77">
              <w:t xml:space="preserve"> Report</w:t>
            </w:r>
          </w:p>
        </w:tc>
        <w:tc>
          <w:tcPr>
            <w:tcW w:w="7138" w:type="dxa"/>
            <w:tcBorders>
              <w:left w:val="single" w:color="000000" w:sz="4" w:space="0"/>
              <w:bottom w:val="single" w:color="000000" w:sz="4" w:space="0"/>
              <w:right w:val="single" w:color="000000" w:sz="4" w:space="0"/>
            </w:tcBorders>
            <w:shd w:val="clear" w:color="auto" w:fill="auto"/>
          </w:tcPr>
          <w:p w:rsidRPr="00CF2B48" w:rsidR="00EC5A77" w:rsidP="00CF2B48" w:rsidRDefault="00EC5A77" w14:paraId="24BBD157" w14:textId="77777777">
            <w:pPr>
              <w:snapToGrid w:val="0"/>
            </w:pPr>
            <w:r w:rsidRPr="00CF2B48">
              <w:t xml:space="preserve">Report showing the extent to which students met </w:t>
            </w:r>
            <w:r w:rsidRPr="00CF2B48" w:rsidR="00CF2B48">
              <w:t>performance criteria</w:t>
            </w:r>
            <w:r w:rsidRPr="00CF2B48">
              <w:t xml:space="preserve"> during the semester(s) of interest. This report is divided by </w:t>
            </w:r>
            <w:r w:rsidRPr="00CF2B48" w:rsidR="00CF2B48">
              <w:t xml:space="preserve">performance criteria </w:t>
            </w:r>
            <w:r w:rsidRPr="00CF2B48">
              <w:t xml:space="preserve">and semesters. </w:t>
            </w:r>
          </w:p>
        </w:tc>
      </w:tr>
      <w:tr w:rsidR="002A3A99" w:rsidTr="002A3A99" w14:paraId="62212A98" w14:textId="77777777">
        <w:tc>
          <w:tcPr>
            <w:tcW w:w="1728" w:type="dxa"/>
            <w:tcBorders>
              <w:top w:val="single" w:color="000000" w:sz="4" w:space="0"/>
              <w:left w:val="single" w:color="000000" w:sz="4" w:space="0"/>
              <w:bottom w:val="single" w:color="000000" w:sz="4" w:space="0"/>
            </w:tcBorders>
            <w:shd w:val="clear" w:color="auto" w:fill="auto"/>
          </w:tcPr>
          <w:p w:rsidRPr="002A554D" w:rsidR="002A3A99" w:rsidRDefault="002A3A99" w14:paraId="4EC30AF0" w14:textId="77777777">
            <w:pPr>
              <w:snapToGrid w:val="0"/>
            </w:pPr>
            <w:r w:rsidRPr="002A554D">
              <w:t>Performance Criterion</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Pr="002A554D" w:rsidR="002A3A99" w:rsidP="002A554D" w:rsidRDefault="002A3A99" w14:paraId="2EF62A38" w14:textId="77777777">
            <w:pPr>
              <w:snapToGrid w:val="0"/>
            </w:pPr>
            <w:r w:rsidRPr="002A554D">
              <w:t xml:space="preserve">A criterion </w:t>
            </w:r>
            <w:r w:rsidRPr="002A554D" w:rsidR="002A554D">
              <w:t xml:space="preserve">which a program will use to assess a student outcome. </w:t>
            </w:r>
          </w:p>
        </w:tc>
      </w:tr>
      <w:tr w:rsidR="002A3A99" w:rsidTr="002A3A99" w14:paraId="11A7141C" w14:textId="77777777">
        <w:tc>
          <w:tcPr>
            <w:tcW w:w="1728" w:type="dxa"/>
            <w:tcBorders>
              <w:top w:val="single" w:color="000000" w:sz="4" w:space="0"/>
              <w:left w:val="single" w:color="000000" w:sz="4" w:space="0"/>
              <w:bottom w:val="single" w:color="000000" w:sz="4" w:space="0"/>
            </w:tcBorders>
            <w:shd w:val="clear" w:color="auto" w:fill="auto"/>
          </w:tcPr>
          <w:p w:rsidRPr="002A554D" w:rsidR="002A3A99" w:rsidRDefault="002A3A99" w14:paraId="7E56C0D1" w14:textId="77777777">
            <w:pPr>
              <w:snapToGrid w:val="0"/>
            </w:pPr>
            <w:r w:rsidRPr="002A554D">
              <w:t>Performance Criterion</w:t>
            </w:r>
            <w:r w:rsidRPr="002A554D" w:rsidR="002A554D">
              <w:t xml:space="preserve"> Abbreviation</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Pr="002A554D" w:rsidR="002A3A99" w:rsidP="002A554D" w:rsidRDefault="002A554D" w14:paraId="12CAEA24" w14:textId="77777777">
            <w:pPr>
              <w:snapToGrid w:val="0"/>
            </w:pPr>
            <w:r w:rsidRPr="002A554D">
              <w:t xml:space="preserve">Abbreviation which will be used to identify </w:t>
            </w:r>
            <w:proofErr w:type="gramStart"/>
            <w:r w:rsidRPr="002A554D">
              <w:t>an</w:t>
            </w:r>
            <w:proofErr w:type="gramEnd"/>
            <w:r w:rsidRPr="002A554D">
              <w:t xml:space="preserve"> performance criterion.</w:t>
            </w:r>
          </w:p>
        </w:tc>
      </w:tr>
      <w:tr w:rsidR="002A554D" w:rsidTr="002A3A99" w14:paraId="4BFDAC20" w14:textId="77777777">
        <w:tc>
          <w:tcPr>
            <w:tcW w:w="1728" w:type="dxa"/>
            <w:tcBorders>
              <w:top w:val="single" w:color="000000" w:sz="4" w:space="0"/>
              <w:left w:val="single" w:color="000000" w:sz="4" w:space="0"/>
              <w:bottom w:val="single" w:color="000000" w:sz="4" w:space="0"/>
            </w:tcBorders>
            <w:shd w:val="clear" w:color="auto" w:fill="auto"/>
          </w:tcPr>
          <w:p w:rsidR="002A554D" w:rsidRDefault="002A554D" w14:paraId="625F4B5F" w14:textId="77777777">
            <w:pPr>
              <w:snapToGrid w:val="0"/>
            </w:pPr>
            <w:r>
              <w:t>Program</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2A554D" w:rsidP="002A554D" w:rsidRDefault="002A554D" w14:paraId="5D286A34" w14:textId="77777777">
            <w:pPr>
              <w:snapToGrid w:val="0"/>
            </w:pPr>
            <w:r>
              <w:t xml:space="preserve">A degree </w:t>
            </w:r>
            <w:proofErr w:type="gramStart"/>
            <w:r>
              <w:t>program</w:t>
            </w:r>
            <w:proofErr w:type="gramEnd"/>
            <w:r>
              <w:t xml:space="preserve">. This </w:t>
            </w:r>
            <w:proofErr w:type="gramStart"/>
            <w:r>
              <w:t>system  is</w:t>
            </w:r>
            <w:proofErr w:type="gramEnd"/>
            <w:r>
              <w:t xml:space="preserve"> to facilitate assessment for the Computer Science, Electrical Engineering and Software Engineering programs. </w:t>
            </w:r>
          </w:p>
        </w:tc>
      </w:tr>
      <w:tr w:rsidR="002A554D" w:rsidTr="002A3A99" w14:paraId="7B58EFFE" w14:textId="77777777">
        <w:tc>
          <w:tcPr>
            <w:tcW w:w="1728" w:type="dxa"/>
            <w:tcBorders>
              <w:top w:val="single" w:color="000000" w:sz="4" w:space="0"/>
              <w:left w:val="single" w:color="000000" w:sz="4" w:space="0"/>
              <w:bottom w:val="single" w:color="000000" w:sz="4" w:space="0"/>
            </w:tcBorders>
            <w:shd w:val="clear" w:color="auto" w:fill="auto"/>
          </w:tcPr>
          <w:p w:rsidR="002A554D" w:rsidRDefault="002A554D" w14:paraId="2B93D843" w14:textId="77777777">
            <w:pPr>
              <w:snapToGrid w:val="0"/>
            </w:pPr>
            <w:r>
              <w:t>Program Abbreviation</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2A554D" w:rsidP="00F4264F" w:rsidRDefault="00F4264F" w14:paraId="4D2ACF62" w14:textId="77777777">
            <w:pPr>
              <w:snapToGrid w:val="0"/>
            </w:pPr>
            <w:r w:rsidRPr="002A554D">
              <w:t xml:space="preserve">Abbreviation which will be used to identify a </w:t>
            </w:r>
            <w:r>
              <w:t>program</w:t>
            </w:r>
            <w:r w:rsidRPr="002A554D">
              <w:t>.</w:t>
            </w:r>
          </w:p>
        </w:tc>
      </w:tr>
      <w:tr w:rsidR="00777055" w:rsidTr="002A3A99" w14:paraId="4522022B" w14:textId="77777777">
        <w:tc>
          <w:tcPr>
            <w:tcW w:w="1728" w:type="dxa"/>
            <w:tcBorders>
              <w:top w:val="single" w:color="000000" w:sz="4" w:space="0"/>
              <w:left w:val="single" w:color="000000" w:sz="4" w:space="0"/>
              <w:bottom w:val="single" w:color="000000" w:sz="4" w:space="0"/>
            </w:tcBorders>
            <w:shd w:val="clear" w:color="auto" w:fill="auto"/>
          </w:tcPr>
          <w:p w:rsidR="00777055" w:rsidRDefault="00777055" w14:paraId="7C098AAF" w14:textId="77777777">
            <w:pPr>
              <w:snapToGrid w:val="0"/>
            </w:pPr>
            <w:r>
              <w:t>Raw data</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777055" w:rsidRDefault="00777055" w14:paraId="56E41B4E" w14:textId="77777777">
            <w:pPr>
              <w:snapToGrid w:val="0"/>
            </w:pPr>
            <w:r>
              <w:t>Raw data is the number of students, weight of the course, and percentage.</w:t>
            </w:r>
          </w:p>
        </w:tc>
      </w:tr>
      <w:tr w:rsidR="00EC5A77" w:rsidTr="002A3A99" w14:paraId="7119E6DB" w14:textId="77777777">
        <w:tc>
          <w:tcPr>
            <w:tcW w:w="1728" w:type="dxa"/>
            <w:tcBorders>
              <w:top w:val="single" w:color="000000" w:sz="4" w:space="0"/>
              <w:left w:val="single" w:color="000000" w:sz="4" w:space="0"/>
              <w:bottom w:val="single" w:color="000000" w:sz="4" w:space="0"/>
            </w:tcBorders>
            <w:shd w:val="clear" w:color="auto" w:fill="auto"/>
          </w:tcPr>
          <w:p w:rsidR="00EC5A77" w:rsidRDefault="00EC5A77" w14:paraId="68EC7B58" w14:textId="77777777">
            <w:pPr>
              <w:snapToGrid w:val="0"/>
            </w:pPr>
            <w:r>
              <w:t>Registered in AbOut</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EC5A77" w:rsidRDefault="00EC5A77" w14:paraId="3901EEAF" w14:textId="77777777">
            <w:pPr>
              <w:snapToGrid w:val="0"/>
            </w:pPr>
            <w:r>
              <w:t>AbOut contains user information for this person.</w:t>
            </w:r>
          </w:p>
        </w:tc>
      </w:tr>
      <w:tr w:rsidR="00EC5A77" w:rsidTr="002A3A99" w14:paraId="1205F1C6" w14:textId="77777777">
        <w:tc>
          <w:tcPr>
            <w:tcW w:w="1728" w:type="dxa"/>
            <w:tcBorders>
              <w:top w:val="single" w:color="000000" w:sz="4" w:space="0"/>
              <w:left w:val="single" w:color="000000" w:sz="4" w:space="0"/>
              <w:bottom w:val="single" w:color="000000" w:sz="4" w:space="0"/>
            </w:tcBorders>
            <w:shd w:val="clear" w:color="auto" w:fill="auto"/>
          </w:tcPr>
          <w:p w:rsidR="00EC5A77" w:rsidRDefault="00EC5A77" w14:paraId="0DC4823B" w14:textId="77777777">
            <w:pPr>
              <w:snapToGrid w:val="0"/>
            </w:pPr>
            <w:r>
              <w:t xml:space="preserve">Semester </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EC5A77" w:rsidRDefault="00EC5A77" w14:paraId="1E1DE7D1" w14:textId="77777777">
            <w:pPr>
              <w:snapToGrid w:val="0"/>
            </w:pPr>
            <w:r>
              <w:t xml:space="preserve">A Montana Tech semester. Consists of a year and either fall, spring or summer.  </w:t>
            </w:r>
          </w:p>
        </w:tc>
      </w:tr>
      <w:tr w:rsidR="00EC5A77" w:rsidTr="002A3A99" w14:paraId="53856DC3" w14:textId="77777777">
        <w:tc>
          <w:tcPr>
            <w:tcW w:w="1728" w:type="dxa"/>
            <w:tcBorders>
              <w:top w:val="single" w:color="000000" w:sz="4" w:space="0"/>
              <w:left w:val="single" w:color="000000" w:sz="4" w:space="0"/>
              <w:bottom w:val="single" w:color="000000" w:sz="4" w:space="0"/>
            </w:tcBorders>
            <w:shd w:val="clear" w:color="auto" w:fill="auto"/>
          </w:tcPr>
          <w:p w:rsidR="00EC5A77" w:rsidRDefault="00EC5A77" w14:paraId="030A095D" w14:textId="77777777">
            <w:pPr>
              <w:snapToGrid w:val="0"/>
            </w:pPr>
            <w:r>
              <w:t>Semester(s) of Interest</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EC5A77" w:rsidRDefault="00EC5A77" w14:paraId="296E0950" w14:textId="77777777">
            <w:pPr>
              <w:snapToGrid w:val="0"/>
            </w:pPr>
            <w:r>
              <w:t>A single semester or a range of semesters for which a report is being generated.</w:t>
            </w:r>
          </w:p>
        </w:tc>
      </w:tr>
      <w:tr w:rsidR="00EC5A77" w:rsidTr="002A3A99" w14:paraId="35F3E3F8" w14:textId="77777777">
        <w:tc>
          <w:tcPr>
            <w:tcW w:w="1728" w:type="dxa"/>
            <w:tcBorders>
              <w:top w:val="single" w:color="000000" w:sz="4" w:space="0"/>
              <w:left w:val="single" w:color="000000" w:sz="4" w:space="0"/>
              <w:bottom w:val="single" w:color="000000" w:sz="4" w:space="0"/>
            </w:tcBorders>
            <w:shd w:val="clear" w:color="auto" w:fill="auto"/>
          </w:tcPr>
          <w:p w:rsidR="00EC5A77" w:rsidRDefault="00EC5A77" w14:paraId="7D789BA5" w14:textId="77777777">
            <w:pPr>
              <w:snapToGrid w:val="0"/>
            </w:pPr>
            <w:r>
              <w:t>Simple Average</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EC5A77" w:rsidRDefault="00EC5A77" w14:paraId="532B2B3B" w14:textId="77777777">
            <w:pPr>
              <w:snapToGrid w:val="0"/>
            </w:pPr>
            <w:r>
              <w:t>An average of each value with no weighting due to characteristics of the values.</w:t>
            </w:r>
          </w:p>
        </w:tc>
      </w:tr>
      <w:tr w:rsidR="00EC5A77" w:rsidTr="002A3A99" w14:paraId="77B9F230" w14:textId="77777777">
        <w:tc>
          <w:tcPr>
            <w:tcW w:w="1728" w:type="dxa"/>
            <w:tcBorders>
              <w:top w:val="single" w:color="000000" w:sz="4" w:space="0"/>
              <w:left w:val="single" w:color="000000" w:sz="4" w:space="0"/>
              <w:bottom w:val="single" w:color="000000" w:sz="4" w:space="0"/>
            </w:tcBorders>
            <w:shd w:val="clear" w:color="auto" w:fill="auto"/>
          </w:tcPr>
          <w:p w:rsidR="00EC5A77" w:rsidRDefault="00EC5A77" w14:paraId="061F8121" w14:textId="77777777">
            <w:pPr>
              <w:snapToGrid w:val="0"/>
            </w:pPr>
            <w:r>
              <w:t>Student Score</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EC5A77" w:rsidP="002A3A99" w:rsidRDefault="00EC5A77" w14:paraId="3AF99C7B" w14:textId="77777777">
            <w:pPr>
              <w:snapToGrid w:val="0"/>
            </w:pPr>
            <w:r>
              <w:t>The score that a student earned on a</w:t>
            </w:r>
            <w:r w:rsidR="002A3A99">
              <w:t xml:space="preserve"> metric</w:t>
            </w:r>
            <w:r>
              <w:t xml:space="preserve">. </w:t>
            </w:r>
          </w:p>
        </w:tc>
      </w:tr>
      <w:tr w:rsidR="00EC5A77" w:rsidTr="002A3A99" w14:paraId="0C4A796C" w14:textId="77777777">
        <w:tc>
          <w:tcPr>
            <w:tcW w:w="1728" w:type="dxa"/>
            <w:tcBorders>
              <w:top w:val="single" w:color="000000" w:sz="4" w:space="0"/>
              <w:left w:val="single" w:color="000000" w:sz="4" w:space="0"/>
              <w:bottom w:val="single" w:color="000000" w:sz="4" w:space="0"/>
            </w:tcBorders>
            <w:shd w:val="clear" w:color="auto" w:fill="auto"/>
          </w:tcPr>
          <w:p w:rsidR="00EC5A77" w:rsidRDefault="00EC5A77" w14:paraId="662EFE9F" w14:textId="77777777">
            <w:pPr>
              <w:snapToGrid w:val="0"/>
            </w:pPr>
            <w:r>
              <w:t>Student Outcome</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EC5A77" w:rsidP="002A554D" w:rsidRDefault="00EC5A77" w14:paraId="395B0904" w14:textId="77777777">
            <w:pPr>
              <w:snapToGrid w:val="0"/>
            </w:pPr>
            <w:r>
              <w:t xml:space="preserve">A criterion </w:t>
            </w:r>
            <w:r w:rsidR="002A3A99">
              <w:t xml:space="preserve">which a program </w:t>
            </w:r>
            <w:r w:rsidR="002A554D">
              <w:t>will assess for ABET accreditation.</w:t>
            </w:r>
          </w:p>
        </w:tc>
      </w:tr>
      <w:tr w:rsidR="002A554D" w:rsidTr="002A3A99" w14:paraId="66CE355D" w14:textId="77777777">
        <w:tc>
          <w:tcPr>
            <w:tcW w:w="1728" w:type="dxa"/>
            <w:tcBorders>
              <w:top w:val="single" w:color="000000" w:sz="4" w:space="0"/>
              <w:left w:val="single" w:color="000000" w:sz="4" w:space="0"/>
              <w:bottom w:val="single" w:color="000000" w:sz="4" w:space="0"/>
            </w:tcBorders>
            <w:shd w:val="clear" w:color="auto" w:fill="auto"/>
          </w:tcPr>
          <w:p w:rsidRPr="002A554D" w:rsidR="002A554D" w:rsidP="002A554D" w:rsidRDefault="002A554D" w14:paraId="5077DC64" w14:textId="77777777">
            <w:pPr>
              <w:snapToGrid w:val="0"/>
              <w:rPr>
                <w:highlight w:val="yellow"/>
              </w:rPr>
            </w:pPr>
            <w:r w:rsidRPr="002A554D">
              <w:t>Student Outcome Abbreviation</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Pr="002A554D" w:rsidR="002A554D" w:rsidP="002A554D" w:rsidRDefault="002A554D" w14:paraId="4EC57921" w14:textId="77777777">
            <w:pPr>
              <w:snapToGrid w:val="0"/>
              <w:rPr>
                <w:highlight w:val="yellow"/>
              </w:rPr>
            </w:pPr>
            <w:r w:rsidRPr="002A554D">
              <w:t xml:space="preserve">Abbreviation which will be used to identify a student outcome. </w:t>
            </w:r>
          </w:p>
        </w:tc>
      </w:tr>
      <w:tr w:rsidR="00EC5A77" w:rsidTr="002A3A99" w14:paraId="2DEDDD74" w14:textId="77777777">
        <w:tc>
          <w:tcPr>
            <w:tcW w:w="1728" w:type="dxa"/>
            <w:tcBorders>
              <w:top w:val="single" w:color="000000" w:sz="4" w:space="0"/>
              <w:left w:val="single" w:color="000000" w:sz="4" w:space="0"/>
              <w:bottom w:val="single" w:color="000000" w:sz="4" w:space="0"/>
            </w:tcBorders>
            <w:shd w:val="clear" w:color="auto" w:fill="auto"/>
          </w:tcPr>
          <w:p w:rsidR="00EC5A77" w:rsidRDefault="00EC5A77" w14:paraId="2A49A4E0" w14:textId="77777777">
            <w:pPr>
              <w:snapToGrid w:val="0"/>
            </w:pPr>
            <w:r>
              <w:t>User</w:t>
            </w:r>
          </w:p>
        </w:tc>
        <w:tc>
          <w:tcPr>
            <w:tcW w:w="7138" w:type="dxa"/>
            <w:tcBorders>
              <w:top w:val="single" w:color="000000" w:sz="4" w:space="0"/>
              <w:left w:val="single" w:color="000000" w:sz="4" w:space="0"/>
              <w:bottom w:val="single" w:color="000000" w:sz="4" w:space="0"/>
              <w:right w:val="single" w:color="000000" w:sz="4" w:space="0"/>
            </w:tcBorders>
            <w:shd w:val="clear" w:color="auto" w:fill="auto"/>
          </w:tcPr>
          <w:p w:rsidR="00EC5A77" w:rsidRDefault="00EC5A77" w14:paraId="4775990A" w14:textId="77777777">
            <w:pPr>
              <w:snapToGrid w:val="0"/>
            </w:pPr>
            <w:r>
              <w:t>See “Authorized User”</w:t>
            </w:r>
          </w:p>
        </w:tc>
      </w:tr>
    </w:tbl>
    <w:p w:rsidR="00EC5A77" w:rsidRDefault="00EC5A77" w14:paraId="283B3EBB" w14:textId="77777777"/>
    <w:tbl>
      <w:tblPr>
        <w:tblW w:w="0" w:type="auto"/>
        <w:tblLayout w:type="fixed"/>
        <w:tblCellMar>
          <w:left w:w="80" w:type="dxa"/>
          <w:right w:w="80" w:type="dxa"/>
        </w:tblCellMar>
        <w:tblLook w:val="0000" w:firstRow="0" w:lastRow="0" w:firstColumn="0" w:lastColumn="0" w:noHBand="0" w:noVBand="0"/>
      </w:tblPr>
      <w:tblGrid>
        <w:gridCol w:w="1790"/>
        <w:gridCol w:w="6480"/>
      </w:tblGrid>
      <w:tr w:rsidR="00EC5A77" w14:paraId="0234920C" w14:textId="77777777">
        <w:trPr>
          <w:cantSplit/>
        </w:trPr>
        <w:tc>
          <w:tcPr>
            <w:tcW w:w="1790" w:type="dxa"/>
            <w:shd w:val="clear" w:color="auto" w:fill="auto"/>
          </w:tcPr>
          <w:p w:rsidR="00EC5A77" w:rsidRDefault="00EC5A77" w14:paraId="6B5438AD" w14:textId="77777777">
            <w:pPr>
              <w:overflowPunct/>
              <w:autoSpaceDE/>
              <w:snapToGrid w:val="0"/>
              <w:textAlignment w:val="auto"/>
              <w:rPr>
                <w:color w:val="auto"/>
              </w:rPr>
            </w:pPr>
          </w:p>
        </w:tc>
        <w:tc>
          <w:tcPr>
            <w:tcW w:w="6480" w:type="dxa"/>
            <w:shd w:val="clear" w:color="auto" w:fill="auto"/>
          </w:tcPr>
          <w:p w:rsidR="00EC5A77" w:rsidRDefault="00EC5A77" w14:paraId="3DD293B3" w14:textId="77777777">
            <w:pPr>
              <w:snapToGrid w:val="0"/>
            </w:pPr>
          </w:p>
        </w:tc>
      </w:tr>
    </w:tbl>
    <w:p w:rsidR="00EC5A77" w:rsidRDefault="00EC5A77" w14:paraId="35B6E930" w14:textId="77777777">
      <w:pPr>
        <w:pStyle w:val="Heading3"/>
      </w:pPr>
      <w:bookmarkStart w:name="_Toc418500233" w:id="12"/>
      <w:r>
        <w:t>Acronyms and Abbreviations</w:t>
      </w:r>
      <w:bookmarkEnd w:id="12"/>
    </w:p>
    <w:p w:rsidR="00EC5A77" w:rsidRDefault="00EC5A77" w14:paraId="404F326D"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1728"/>
        <w:gridCol w:w="7128"/>
      </w:tblGrid>
      <w:tr w:rsidR="00EC5A77" w:rsidTr="005B4498" w14:paraId="57A3CC7C" w14:textId="77777777">
        <w:tc>
          <w:tcPr>
            <w:tcW w:w="1728" w:type="dxa"/>
            <w:shd w:val="clear" w:color="auto" w:fill="auto"/>
          </w:tcPr>
          <w:p w:rsidR="00EC5A77" w:rsidRDefault="00EC5A77" w14:paraId="12F61B91" w14:textId="77777777">
            <w:pPr>
              <w:snapToGrid w:val="0"/>
              <w:rPr>
                <w:color w:val="auto"/>
              </w:rPr>
            </w:pPr>
            <w:r>
              <w:rPr>
                <w:color w:val="auto"/>
              </w:rPr>
              <w:t>ABET</w:t>
            </w:r>
          </w:p>
        </w:tc>
        <w:tc>
          <w:tcPr>
            <w:tcW w:w="7128" w:type="dxa"/>
            <w:shd w:val="clear" w:color="auto" w:fill="auto"/>
          </w:tcPr>
          <w:p w:rsidR="00EC5A77" w:rsidRDefault="00EC5A77" w14:paraId="2A3216EE" w14:textId="77777777">
            <w:pPr>
              <w:snapToGrid w:val="0"/>
              <w:rPr>
                <w:color w:val="auto"/>
              </w:rPr>
            </w:pPr>
            <w:r>
              <w:rPr>
                <w:color w:val="auto"/>
              </w:rPr>
              <w:t>Accreditation Board for Engineering and Technology</w:t>
            </w:r>
          </w:p>
        </w:tc>
      </w:tr>
      <w:tr w:rsidR="00EC5A77" w:rsidTr="005B4498" w14:paraId="314F1202" w14:textId="77777777">
        <w:tc>
          <w:tcPr>
            <w:tcW w:w="1728" w:type="dxa"/>
            <w:shd w:val="clear" w:color="auto" w:fill="auto"/>
          </w:tcPr>
          <w:p w:rsidR="00EC5A77" w:rsidRDefault="00EC5A77" w14:paraId="68A494D8" w14:textId="77777777">
            <w:pPr>
              <w:snapToGrid w:val="0"/>
            </w:pPr>
            <w:r>
              <w:t>CAC</w:t>
            </w:r>
          </w:p>
        </w:tc>
        <w:tc>
          <w:tcPr>
            <w:tcW w:w="7128" w:type="dxa"/>
            <w:shd w:val="clear" w:color="auto" w:fill="auto"/>
          </w:tcPr>
          <w:p w:rsidR="00EC5A77" w:rsidRDefault="00EC5A77" w14:paraId="1C63C843" w14:textId="77777777">
            <w:pPr>
              <w:snapToGrid w:val="0"/>
            </w:pPr>
            <w:r>
              <w:rPr>
                <w:color w:val="auto"/>
              </w:rPr>
              <w:t>Computing Accreditation Commission</w:t>
            </w:r>
            <w:r>
              <w:t xml:space="preserve">. </w:t>
            </w:r>
          </w:p>
        </w:tc>
      </w:tr>
      <w:tr w:rsidR="00EC5A77" w:rsidTr="005B4498" w14:paraId="1A2100C1" w14:textId="77777777">
        <w:tc>
          <w:tcPr>
            <w:tcW w:w="1728" w:type="dxa"/>
            <w:shd w:val="clear" w:color="auto" w:fill="auto"/>
          </w:tcPr>
          <w:p w:rsidR="00EC5A77" w:rsidRDefault="00EC5A77" w14:paraId="1A87D15D" w14:textId="77777777">
            <w:pPr>
              <w:snapToGrid w:val="0"/>
            </w:pPr>
            <w:r>
              <w:t>CAS</w:t>
            </w:r>
          </w:p>
        </w:tc>
        <w:tc>
          <w:tcPr>
            <w:tcW w:w="7128" w:type="dxa"/>
            <w:shd w:val="clear" w:color="auto" w:fill="auto"/>
          </w:tcPr>
          <w:p w:rsidR="00EC5A77" w:rsidRDefault="00EC5A77" w14:paraId="26CFE995" w14:textId="77777777">
            <w:pPr>
              <w:snapToGrid w:val="0"/>
              <w:rPr>
                <w:color w:val="auto"/>
              </w:rPr>
            </w:pPr>
            <w:r>
              <w:rPr>
                <w:color w:val="auto"/>
              </w:rPr>
              <w:t>Central Authentication Service</w:t>
            </w:r>
          </w:p>
        </w:tc>
      </w:tr>
      <w:tr w:rsidR="00EC5A77" w:rsidTr="005B4498" w14:paraId="069DE986" w14:textId="77777777">
        <w:tc>
          <w:tcPr>
            <w:tcW w:w="1728" w:type="dxa"/>
            <w:shd w:val="clear" w:color="auto" w:fill="auto"/>
          </w:tcPr>
          <w:p w:rsidR="00EC5A77" w:rsidRDefault="00EC5A77" w14:paraId="0E9BBCD5" w14:textId="77777777">
            <w:pPr>
              <w:snapToGrid w:val="0"/>
            </w:pPr>
            <w:r>
              <w:t>CS</w:t>
            </w:r>
          </w:p>
        </w:tc>
        <w:tc>
          <w:tcPr>
            <w:tcW w:w="7128" w:type="dxa"/>
            <w:shd w:val="clear" w:color="auto" w:fill="auto"/>
          </w:tcPr>
          <w:p w:rsidR="00EC5A77" w:rsidRDefault="00EC5A77" w14:paraId="4BB90193" w14:textId="77777777">
            <w:pPr>
              <w:snapToGrid w:val="0"/>
              <w:rPr>
                <w:color w:val="auto"/>
              </w:rPr>
            </w:pPr>
            <w:r>
              <w:rPr>
                <w:color w:val="auto"/>
              </w:rPr>
              <w:t>Computer Science</w:t>
            </w:r>
          </w:p>
        </w:tc>
      </w:tr>
      <w:tr w:rsidR="00EC5A77" w:rsidTr="005B4498" w14:paraId="058820E8" w14:textId="77777777">
        <w:tc>
          <w:tcPr>
            <w:tcW w:w="1728" w:type="dxa"/>
            <w:shd w:val="clear" w:color="auto" w:fill="auto"/>
          </w:tcPr>
          <w:p w:rsidR="00EC5A77" w:rsidRDefault="00EC5A77" w14:paraId="5BB33023" w14:textId="77777777">
            <w:pPr>
              <w:snapToGrid w:val="0"/>
            </w:pPr>
            <w:r>
              <w:t>EAC</w:t>
            </w:r>
          </w:p>
        </w:tc>
        <w:tc>
          <w:tcPr>
            <w:tcW w:w="7128" w:type="dxa"/>
            <w:shd w:val="clear" w:color="auto" w:fill="auto"/>
          </w:tcPr>
          <w:p w:rsidR="00EC5A77" w:rsidRDefault="00EC5A77" w14:paraId="00DE252C" w14:textId="77777777">
            <w:pPr>
              <w:snapToGrid w:val="0"/>
              <w:rPr>
                <w:color w:val="auto"/>
              </w:rPr>
            </w:pPr>
            <w:r>
              <w:rPr>
                <w:color w:val="auto"/>
              </w:rPr>
              <w:t>Engineering Accreditation Commission</w:t>
            </w:r>
          </w:p>
        </w:tc>
      </w:tr>
      <w:tr w:rsidR="00EC5A77" w:rsidTr="005B4498" w14:paraId="3F9FBEE8" w14:textId="77777777">
        <w:tc>
          <w:tcPr>
            <w:tcW w:w="1728" w:type="dxa"/>
            <w:shd w:val="clear" w:color="auto" w:fill="auto"/>
          </w:tcPr>
          <w:p w:rsidR="00EC5A77" w:rsidRDefault="00EC5A77" w14:paraId="5443B9EF" w14:textId="77777777">
            <w:pPr>
              <w:snapToGrid w:val="0"/>
            </w:pPr>
            <w:r>
              <w:t>IAB</w:t>
            </w:r>
          </w:p>
        </w:tc>
        <w:tc>
          <w:tcPr>
            <w:tcW w:w="7128" w:type="dxa"/>
            <w:shd w:val="clear" w:color="auto" w:fill="auto"/>
          </w:tcPr>
          <w:p w:rsidR="00EC5A77" w:rsidRDefault="00EC5A77" w14:paraId="5C3FCA3E" w14:textId="77777777">
            <w:pPr>
              <w:snapToGrid w:val="0"/>
              <w:rPr>
                <w:color w:val="auto"/>
              </w:rPr>
            </w:pPr>
            <w:r>
              <w:rPr>
                <w:color w:val="auto"/>
              </w:rPr>
              <w:t>Industry Advisory Board</w:t>
            </w:r>
          </w:p>
        </w:tc>
      </w:tr>
      <w:tr w:rsidR="00EC5A77" w:rsidTr="005B4498" w14:paraId="222ECDB9" w14:textId="77777777">
        <w:tc>
          <w:tcPr>
            <w:tcW w:w="1728" w:type="dxa"/>
            <w:shd w:val="clear" w:color="auto" w:fill="auto"/>
          </w:tcPr>
          <w:p w:rsidR="00EC5A77" w:rsidRDefault="00EC5A77" w14:paraId="6F0E7692" w14:textId="77777777">
            <w:pPr>
              <w:snapToGrid w:val="0"/>
            </w:pPr>
            <w:r>
              <w:t>MTECHS</w:t>
            </w:r>
          </w:p>
        </w:tc>
        <w:tc>
          <w:tcPr>
            <w:tcW w:w="7128" w:type="dxa"/>
            <w:shd w:val="clear" w:color="auto" w:fill="auto"/>
          </w:tcPr>
          <w:p w:rsidR="00EC5A77" w:rsidRDefault="00EC5A77" w14:paraId="4564D9A3" w14:textId="77777777">
            <w:pPr>
              <w:snapToGrid w:val="0"/>
              <w:rPr>
                <w:color w:val="auto"/>
              </w:rPr>
            </w:pPr>
            <w:r>
              <w:rPr>
                <w:color w:val="auto"/>
              </w:rPr>
              <w:t>Montana Tech Campus Network Domain</w:t>
            </w:r>
          </w:p>
        </w:tc>
      </w:tr>
      <w:tr w:rsidR="00EC5A77" w:rsidTr="005B4498" w14:paraId="13CFC65E" w14:textId="77777777">
        <w:tc>
          <w:tcPr>
            <w:tcW w:w="1728" w:type="dxa"/>
            <w:shd w:val="clear" w:color="auto" w:fill="auto"/>
          </w:tcPr>
          <w:p w:rsidR="00EC5A77" w:rsidRDefault="00EC5A77" w14:paraId="5E53CCCD" w14:textId="77777777">
            <w:pPr>
              <w:snapToGrid w:val="0"/>
            </w:pPr>
            <w:r>
              <w:t>NM</w:t>
            </w:r>
          </w:p>
        </w:tc>
        <w:tc>
          <w:tcPr>
            <w:tcW w:w="7128" w:type="dxa"/>
            <w:shd w:val="clear" w:color="auto" w:fill="auto"/>
          </w:tcPr>
          <w:p w:rsidR="00EC5A77" w:rsidRDefault="00EC5A77" w14:paraId="2B91AE4B" w14:textId="77777777">
            <w:pPr>
              <w:snapToGrid w:val="0"/>
              <w:rPr>
                <w:color w:val="auto"/>
              </w:rPr>
            </w:pPr>
            <w:r>
              <w:rPr>
                <w:color w:val="auto"/>
              </w:rPr>
              <w:t>Not Measured</w:t>
            </w:r>
          </w:p>
        </w:tc>
      </w:tr>
      <w:tr w:rsidR="00313543" w:rsidTr="005B4498" w14:paraId="081EA22D" w14:textId="77777777">
        <w:tc>
          <w:tcPr>
            <w:tcW w:w="1728" w:type="dxa"/>
            <w:shd w:val="clear" w:color="auto" w:fill="auto"/>
          </w:tcPr>
          <w:p w:rsidR="00313543" w:rsidRDefault="00313543" w14:paraId="432C0967" w14:textId="77777777">
            <w:pPr>
              <w:snapToGrid w:val="0"/>
            </w:pPr>
            <w:r>
              <w:t xml:space="preserve">PC </w:t>
            </w:r>
          </w:p>
        </w:tc>
        <w:tc>
          <w:tcPr>
            <w:tcW w:w="7128" w:type="dxa"/>
            <w:shd w:val="clear" w:color="auto" w:fill="auto"/>
          </w:tcPr>
          <w:p w:rsidR="00313543" w:rsidRDefault="00313543" w14:paraId="3EA2D678" w14:textId="77777777">
            <w:pPr>
              <w:snapToGrid w:val="0"/>
              <w:rPr>
                <w:color w:val="auto"/>
              </w:rPr>
            </w:pPr>
            <w:r>
              <w:rPr>
                <w:color w:val="auto"/>
              </w:rPr>
              <w:t>Performance Criteria</w:t>
            </w:r>
          </w:p>
        </w:tc>
      </w:tr>
      <w:tr w:rsidR="00EC5A77" w:rsidTr="005B4498" w14:paraId="718C55A4" w14:textId="77777777">
        <w:tc>
          <w:tcPr>
            <w:tcW w:w="1728" w:type="dxa"/>
            <w:shd w:val="clear" w:color="auto" w:fill="auto"/>
          </w:tcPr>
          <w:p w:rsidR="00EC5A77" w:rsidRDefault="00EC5A77" w14:paraId="69CAB30A" w14:textId="77777777">
            <w:pPr>
              <w:snapToGrid w:val="0"/>
            </w:pPr>
            <w:r>
              <w:t>SE</w:t>
            </w:r>
          </w:p>
        </w:tc>
        <w:tc>
          <w:tcPr>
            <w:tcW w:w="7128" w:type="dxa"/>
            <w:shd w:val="clear" w:color="auto" w:fill="auto"/>
          </w:tcPr>
          <w:p w:rsidR="00EC5A77" w:rsidRDefault="00EC5A77" w14:paraId="0B8FF02F" w14:textId="77777777">
            <w:pPr>
              <w:snapToGrid w:val="0"/>
              <w:rPr>
                <w:color w:val="auto"/>
              </w:rPr>
            </w:pPr>
            <w:r>
              <w:rPr>
                <w:color w:val="auto"/>
              </w:rPr>
              <w:t>Software Engineering</w:t>
            </w:r>
          </w:p>
        </w:tc>
      </w:tr>
      <w:tr w:rsidR="005B4498" w:rsidTr="005B4498" w14:paraId="32C9AF23" w14:textId="77777777">
        <w:tc>
          <w:tcPr>
            <w:tcW w:w="1728" w:type="dxa"/>
            <w:shd w:val="clear" w:color="auto" w:fill="auto"/>
          </w:tcPr>
          <w:p w:rsidR="005B4498" w:rsidRDefault="00FA53CB" w14:paraId="15B2DA10" w14:textId="77777777">
            <w:pPr>
              <w:snapToGrid w:val="0"/>
            </w:pPr>
            <w:r>
              <w:t>SSL</w:t>
            </w:r>
          </w:p>
        </w:tc>
        <w:tc>
          <w:tcPr>
            <w:tcW w:w="7128" w:type="dxa"/>
            <w:shd w:val="clear" w:color="auto" w:fill="auto"/>
          </w:tcPr>
          <w:p w:rsidR="005B4498" w:rsidRDefault="00FA53CB" w14:paraId="4D53202C" w14:textId="77777777">
            <w:pPr>
              <w:snapToGrid w:val="0"/>
              <w:rPr>
                <w:color w:val="auto"/>
              </w:rPr>
            </w:pPr>
            <w:r>
              <w:t>Secure Sockets Layer; secures transmitted data through encryption of data.</w:t>
            </w:r>
          </w:p>
        </w:tc>
      </w:tr>
      <w:tr w:rsidR="00EC5A77" w:rsidTr="005B4498" w14:paraId="691ED6E2" w14:textId="77777777">
        <w:tc>
          <w:tcPr>
            <w:tcW w:w="1728" w:type="dxa"/>
            <w:shd w:val="clear" w:color="auto" w:fill="auto"/>
          </w:tcPr>
          <w:p w:rsidR="00EC5A77" w:rsidRDefault="00EC5A77" w14:paraId="5E50177B" w14:textId="77777777">
            <w:pPr>
              <w:snapToGrid w:val="0"/>
            </w:pPr>
            <w:r>
              <w:t>SRS</w:t>
            </w:r>
          </w:p>
        </w:tc>
        <w:tc>
          <w:tcPr>
            <w:tcW w:w="7128" w:type="dxa"/>
            <w:shd w:val="clear" w:color="auto" w:fill="auto"/>
          </w:tcPr>
          <w:p w:rsidR="00EC5A77" w:rsidP="0023144E" w:rsidRDefault="00EC5A77" w14:paraId="6A828014" w14:textId="77777777">
            <w:pPr>
              <w:snapToGrid w:val="0"/>
              <w:rPr>
                <w:color w:val="auto"/>
              </w:rPr>
            </w:pPr>
            <w:r>
              <w:rPr>
                <w:color w:val="auto"/>
              </w:rPr>
              <w:t>Software Requirements Specification</w:t>
            </w:r>
          </w:p>
          <w:p w:rsidR="00EC5A77" w:rsidRDefault="00EC5A77" w14:paraId="28F9144D" w14:textId="77777777">
            <w:pPr>
              <w:rPr>
                <w:color w:val="auto"/>
              </w:rPr>
            </w:pPr>
          </w:p>
        </w:tc>
      </w:tr>
    </w:tbl>
    <w:p w:rsidR="00EC5A77" w:rsidRDefault="00EC5A77" w14:paraId="466AE02E" w14:textId="77777777">
      <w:pPr>
        <w:pStyle w:val="Heading3"/>
      </w:pPr>
      <w:bookmarkStart w:name="_Toc418500234" w:id="13"/>
      <w:r>
        <w:t>Data Dictionary</w:t>
      </w:r>
      <w:bookmarkEnd w:id="13"/>
    </w:p>
    <w:tbl>
      <w:tblPr>
        <w:tblW w:w="88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1458"/>
        <w:gridCol w:w="2250"/>
        <w:gridCol w:w="2250"/>
        <w:gridCol w:w="990"/>
        <w:gridCol w:w="1890"/>
      </w:tblGrid>
      <w:tr w:rsidR="00FA53CB" w:rsidTr="1C1707CE" w14:paraId="1D7AEC48" w14:textId="77777777">
        <w:trPr>
          <w:trHeight w:val="422"/>
        </w:trPr>
        <w:tc>
          <w:tcPr>
            <w:tcW w:w="1458" w:type="dxa"/>
            <w:shd w:val="clear" w:color="auto" w:fill="auto"/>
          </w:tcPr>
          <w:p w:rsidR="00FA53CB" w:rsidRDefault="00FA53CB" w14:paraId="1E95D438" w14:textId="77777777">
            <w:pPr>
              <w:snapToGrid w:val="0"/>
              <w:rPr>
                <w:b/>
              </w:rPr>
            </w:pPr>
            <w:r>
              <w:rPr>
                <w:b/>
              </w:rPr>
              <w:t xml:space="preserve">Data Element </w:t>
            </w:r>
          </w:p>
        </w:tc>
        <w:tc>
          <w:tcPr>
            <w:tcW w:w="2250" w:type="dxa"/>
          </w:tcPr>
          <w:p w:rsidR="00FA53CB" w:rsidRDefault="00FA53CB" w14:paraId="722978AA" w14:textId="77777777">
            <w:pPr>
              <w:snapToGrid w:val="0"/>
              <w:rPr>
                <w:b/>
              </w:rPr>
            </w:pPr>
            <w:r>
              <w:rPr>
                <w:b/>
              </w:rPr>
              <w:t>Description</w:t>
            </w:r>
          </w:p>
        </w:tc>
        <w:tc>
          <w:tcPr>
            <w:tcW w:w="2250" w:type="dxa"/>
          </w:tcPr>
          <w:p w:rsidR="00FA53CB" w:rsidRDefault="00FA53CB" w14:paraId="4BA72D42" w14:textId="77777777">
            <w:pPr>
              <w:snapToGrid w:val="0"/>
              <w:rPr>
                <w:b/>
              </w:rPr>
            </w:pPr>
            <w:r>
              <w:rPr>
                <w:b/>
              </w:rPr>
              <w:t>Composition or Data Type</w:t>
            </w:r>
          </w:p>
        </w:tc>
        <w:tc>
          <w:tcPr>
            <w:tcW w:w="990" w:type="dxa"/>
            <w:shd w:val="clear" w:color="auto" w:fill="auto"/>
          </w:tcPr>
          <w:p w:rsidR="00FA53CB" w:rsidRDefault="00FA53CB" w14:paraId="128B1F6F" w14:textId="77777777">
            <w:pPr>
              <w:snapToGrid w:val="0"/>
              <w:rPr>
                <w:b/>
              </w:rPr>
            </w:pPr>
            <w:r>
              <w:rPr>
                <w:b/>
              </w:rPr>
              <w:t>Length</w:t>
            </w:r>
          </w:p>
        </w:tc>
        <w:tc>
          <w:tcPr>
            <w:tcW w:w="1890" w:type="dxa"/>
            <w:shd w:val="clear" w:color="auto" w:fill="auto"/>
          </w:tcPr>
          <w:p w:rsidR="00FA53CB" w:rsidP="1C1707CE" w:rsidRDefault="1C1707CE" w14:paraId="60304BD7" w14:textId="77777777">
            <w:pPr>
              <w:snapToGrid w:val="0"/>
              <w:rPr>
                <w:b/>
                <w:bCs/>
              </w:rPr>
            </w:pPr>
            <w:r w:rsidRPr="1C1707CE">
              <w:rPr>
                <w:b/>
                <w:bCs/>
              </w:rPr>
              <w:t>Values</w:t>
            </w:r>
            <w:commentRangeStart w:id="14"/>
            <w:commentRangeEnd w:id="14"/>
            <w:r w:rsidR="00FA53CB">
              <w:rPr>
                <w:rStyle w:val="CommentReference"/>
              </w:rPr>
              <w:commentReference w:id="14"/>
            </w:r>
          </w:p>
        </w:tc>
      </w:tr>
      <w:tr w:rsidR="00FA53CB" w:rsidTr="1C1707CE" w14:paraId="41DC1F8F" w14:textId="77777777">
        <w:tc>
          <w:tcPr>
            <w:tcW w:w="1458" w:type="dxa"/>
            <w:shd w:val="clear" w:color="auto" w:fill="auto"/>
          </w:tcPr>
          <w:p w:rsidRPr="00FA53CB" w:rsidR="00FA53CB" w:rsidRDefault="00FA53CB" w14:paraId="030C778E" w14:textId="77777777">
            <w:pPr>
              <w:snapToGrid w:val="0"/>
            </w:pPr>
            <w:r w:rsidRPr="00FA53CB">
              <w:t>Outcome abbreviation</w:t>
            </w:r>
          </w:p>
        </w:tc>
        <w:tc>
          <w:tcPr>
            <w:tcW w:w="2250" w:type="dxa"/>
          </w:tcPr>
          <w:p w:rsidR="00FA53CB" w:rsidP="00FA53CB" w:rsidRDefault="00FA53CB" w14:paraId="2865BC8C" w14:textId="77777777">
            <w:pPr>
              <w:snapToGrid w:val="0"/>
            </w:pPr>
            <w:r>
              <w:t xml:space="preserve">Editable identifier for an outcome </w:t>
            </w:r>
          </w:p>
        </w:tc>
        <w:tc>
          <w:tcPr>
            <w:tcW w:w="2250" w:type="dxa"/>
          </w:tcPr>
          <w:p w:rsidR="00FA53CB" w:rsidRDefault="00FA53CB" w14:paraId="4E9674BC" w14:textId="77777777">
            <w:pPr>
              <w:snapToGrid w:val="0"/>
            </w:pPr>
            <w:r>
              <w:t>&lt;program name&gt;-&lt;alphanumeric character&gt;</w:t>
            </w:r>
          </w:p>
        </w:tc>
        <w:tc>
          <w:tcPr>
            <w:tcW w:w="990" w:type="dxa"/>
            <w:shd w:val="clear" w:color="auto" w:fill="auto"/>
          </w:tcPr>
          <w:p w:rsidR="00FA53CB" w:rsidRDefault="00FA53CB" w14:paraId="469773DE" w14:textId="77777777">
            <w:pPr>
              <w:snapToGrid w:val="0"/>
            </w:pPr>
            <w:r>
              <w:t>4</w:t>
            </w:r>
          </w:p>
        </w:tc>
        <w:tc>
          <w:tcPr>
            <w:tcW w:w="1890" w:type="dxa"/>
            <w:shd w:val="clear" w:color="auto" w:fill="auto"/>
          </w:tcPr>
          <w:p w:rsidR="00FA53CB" w:rsidRDefault="00FA53CB" w14:paraId="689B7FD2" w14:textId="77777777">
            <w:pPr>
              <w:snapToGrid w:val="0"/>
            </w:pPr>
            <w:r>
              <w:t>CS-a, SE-</w:t>
            </w:r>
            <w:proofErr w:type="gramStart"/>
            <w:r>
              <w:t xml:space="preserve">1,   </w:t>
            </w:r>
            <w:proofErr w:type="gramEnd"/>
            <w:r>
              <w:t xml:space="preserve">  EE-k</w:t>
            </w:r>
          </w:p>
        </w:tc>
      </w:tr>
      <w:tr w:rsidR="004514EC" w:rsidTr="1C1707CE" w14:paraId="2DF0D81C" w14:textId="77777777">
        <w:tc>
          <w:tcPr>
            <w:tcW w:w="1458" w:type="dxa"/>
            <w:shd w:val="clear" w:color="auto" w:fill="auto"/>
          </w:tcPr>
          <w:p w:rsidRPr="00FA53CB" w:rsidR="004514EC" w:rsidP="004514EC" w:rsidRDefault="004514EC" w14:paraId="0F146E6F" w14:textId="77777777">
            <w:pPr>
              <w:snapToGrid w:val="0"/>
            </w:pPr>
            <w:r>
              <w:t xml:space="preserve">Performance Criterion </w:t>
            </w:r>
            <w:r w:rsidRPr="00FA53CB">
              <w:t>abbreviation</w:t>
            </w:r>
          </w:p>
        </w:tc>
        <w:tc>
          <w:tcPr>
            <w:tcW w:w="2250" w:type="dxa"/>
          </w:tcPr>
          <w:p w:rsidR="004514EC" w:rsidP="004514EC" w:rsidRDefault="004514EC" w14:paraId="1BA3C5FA" w14:textId="77777777">
            <w:pPr>
              <w:snapToGrid w:val="0"/>
            </w:pPr>
            <w:r>
              <w:t xml:space="preserve">Editable identifier for a performance criterion </w:t>
            </w:r>
          </w:p>
        </w:tc>
        <w:tc>
          <w:tcPr>
            <w:tcW w:w="2250" w:type="dxa"/>
          </w:tcPr>
          <w:p w:rsidR="004514EC" w:rsidP="004514EC" w:rsidRDefault="004514EC" w14:paraId="46A8729D" w14:textId="77777777">
            <w:pPr>
              <w:snapToGrid w:val="0"/>
            </w:pPr>
            <w:r>
              <w:t>&lt;Outcome abbreviation</w:t>
            </w:r>
            <w:proofErr w:type="gramStart"/>
            <w:r>
              <w:t>&gt;.&lt;</w:t>
            </w:r>
            <w:proofErr w:type="gramEnd"/>
            <w:r>
              <w:t>alphanumeric character&gt;</w:t>
            </w:r>
          </w:p>
        </w:tc>
        <w:tc>
          <w:tcPr>
            <w:tcW w:w="990" w:type="dxa"/>
            <w:shd w:val="clear" w:color="auto" w:fill="auto"/>
          </w:tcPr>
          <w:p w:rsidR="004514EC" w:rsidP="00692D80" w:rsidRDefault="004514EC" w14:paraId="7AEA58C9" w14:textId="77777777">
            <w:pPr>
              <w:snapToGrid w:val="0"/>
            </w:pPr>
            <w:r>
              <w:t>6</w:t>
            </w:r>
          </w:p>
        </w:tc>
        <w:tc>
          <w:tcPr>
            <w:tcW w:w="1890" w:type="dxa"/>
            <w:shd w:val="clear" w:color="auto" w:fill="auto"/>
          </w:tcPr>
          <w:p w:rsidR="004514EC" w:rsidP="00692D80" w:rsidRDefault="004514EC" w14:paraId="43D4061E" w14:textId="77777777">
            <w:pPr>
              <w:snapToGrid w:val="0"/>
            </w:pPr>
            <w:r>
              <w:t>CS-a.1, SE-1.</w:t>
            </w:r>
            <w:proofErr w:type="gramStart"/>
            <w:r>
              <w:t xml:space="preserve">9,   </w:t>
            </w:r>
            <w:proofErr w:type="gramEnd"/>
            <w:r>
              <w:t xml:space="preserve">  EE-</w:t>
            </w:r>
            <w:proofErr w:type="spellStart"/>
            <w:r>
              <w:t>k.a</w:t>
            </w:r>
            <w:proofErr w:type="spellEnd"/>
          </w:p>
        </w:tc>
      </w:tr>
      <w:tr w:rsidR="004514EC" w:rsidTr="1C1707CE" w14:paraId="34A24EC3" w14:textId="77777777">
        <w:tc>
          <w:tcPr>
            <w:tcW w:w="1458" w:type="dxa"/>
            <w:shd w:val="clear" w:color="auto" w:fill="auto"/>
          </w:tcPr>
          <w:p w:rsidR="004514EC" w:rsidP="004514EC" w:rsidRDefault="00F4264F" w14:paraId="7EA068A2" w14:textId="77777777">
            <w:pPr>
              <w:snapToGrid w:val="0"/>
            </w:pPr>
            <w:r>
              <w:t>Program abbreviation</w:t>
            </w:r>
          </w:p>
        </w:tc>
        <w:tc>
          <w:tcPr>
            <w:tcW w:w="2250" w:type="dxa"/>
          </w:tcPr>
          <w:p w:rsidR="004514EC" w:rsidP="004514EC" w:rsidRDefault="004514EC" w14:paraId="29306FD5" w14:textId="77777777">
            <w:pPr>
              <w:snapToGrid w:val="0"/>
            </w:pPr>
            <w:r>
              <w:t>Abbreviation for a degree program</w:t>
            </w:r>
          </w:p>
        </w:tc>
        <w:tc>
          <w:tcPr>
            <w:tcW w:w="2250" w:type="dxa"/>
          </w:tcPr>
          <w:p w:rsidR="004514EC" w:rsidP="004514EC" w:rsidRDefault="004514EC" w14:paraId="25788B71" w14:textId="77777777">
            <w:pPr>
              <w:snapToGrid w:val="0"/>
            </w:pPr>
            <w:r>
              <w:t>2 characters</w:t>
            </w:r>
          </w:p>
        </w:tc>
        <w:tc>
          <w:tcPr>
            <w:tcW w:w="990" w:type="dxa"/>
            <w:shd w:val="clear" w:color="auto" w:fill="auto"/>
          </w:tcPr>
          <w:p w:rsidR="004514EC" w:rsidP="00692D80" w:rsidRDefault="004514EC" w14:paraId="5DC0F1CA" w14:textId="77777777">
            <w:pPr>
              <w:snapToGrid w:val="0"/>
            </w:pPr>
            <w:r>
              <w:t>2</w:t>
            </w:r>
          </w:p>
        </w:tc>
        <w:tc>
          <w:tcPr>
            <w:tcW w:w="1890" w:type="dxa"/>
            <w:shd w:val="clear" w:color="auto" w:fill="auto"/>
          </w:tcPr>
          <w:p w:rsidR="004514EC" w:rsidP="00692D80" w:rsidRDefault="004514EC" w14:paraId="2894AB1C" w14:textId="77777777">
            <w:pPr>
              <w:snapToGrid w:val="0"/>
            </w:pPr>
            <w:r>
              <w:t>CS, EE, SE</w:t>
            </w:r>
          </w:p>
        </w:tc>
      </w:tr>
    </w:tbl>
    <w:p w:rsidR="00EC5A77" w:rsidP="0AE29FBB" w:rsidRDefault="0AE29FBB" w14:paraId="30BD1E52" w14:textId="77777777">
      <w:pPr>
        <w:pStyle w:val="Heading2"/>
        <w:numPr>
          <w:ilvl w:val="1"/>
          <w:numId w:val="0"/>
        </w:numPr>
      </w:pPr>
      <w:bookmarkStart w:name="_Toc418500235" w:id="15"/>
      <w:commentRangeStart w:id="16"/>
      <w:commentRangeStart w:id="17"/>
      <w:r>
        <w:t>References</w:t>
      </w:r>
      <w:bookmarkEnd w:id="15"/>
    </w:p>
    <w:p w:rsidR="00EC5A77" w:rsidRDefault="00EC5A77" w14:paraId="1B3FF966" w14:textId="77777777">
      <w:pPr>
        <w:rPr>
          <w:color w:val="auto"/>
        </w:rPr>
      </w:pPr>
      <w:r>
        <w:rPr>
          <w:color w:val="auto"/>
        </w:rPr>
        <w:t xml:space="preserve">ABET, </w:t>
      </w:r>
      <w:hyperlink w:history="1" r:id="rId18">
        <w:r>
          <w:rPr>
            <w:rStyle w:val="Hyperlink"/>
          </w:rPr>
          <w:t>http://www.abet.org/</w:t>
        </w:r>
      </w:hyperlink>
    </w:p>
    <w:p w:rsidR="00EC5A77" w:rsidRDefault="00EC5A77" w14:paraId="53D43A62" w14:textId="77777777">
      <w:pPr>
        <w:rPr>
          <w:color w:val="auto"/>
        </w:rPr>
      </w:pPr>
    </w:p>
    <w:p w:rsidR="00EC5A77" w:rsidRDefault="00EC5A77" w14:paraId="78E8E2C4" w14:textId="77777777">
      <w:pPr>
        <w:rPr>
          <w:color w:val="auto"/>
        </w:rPr>
      </w:pPr>
      <w:r>
        <w:rPr>
          <w:color w:val="auto"/>
        </w:rPr>
        <w:t xml:space="preserve">CAS, </w:t>
      </w:r>
      <w:hyperlink w:history="1" r:id="rId19">
        <w:r>
          <w:rPr>
            <w:rStyle w:val="Hyperlink"/>
          </w:rPr>
          <w:t>https://wiki.jasig.org/display/CAS/Home</w:t>
        </w:r>
      </w:hyperlink>
    </w:p>
    <w:p w:rsidR="00EC5A77" w:rsidRDefault="00EC5A77" w14:paraId="7E65E166" w14:textId="77777777">
      <w:pPr>
        <w:rPr>
          <w:color w:val="auto"/>
        </w:rPr>
      </w:pPr>
    </w:p>
    <w:p w:rsidR="00EC5A77" w:rsidRDefault="00EC5A77" w14:paraId="1C694A05" w14:textId="77777777">
      <w:pPr>
        <w:rPr>
          <w:color w:val="auto"/>
        </w:rPr>
      </w:pPr>
      <w:r>
        <w:rPr>
          <w:color w:val="auto"/>
        </w:rPr>
        <w:t xml:space="preserve">CS Department Student Outcomes, </w:t>
      </w:r>
      <w:hyperlink w:history="1" r:id="rId20">
        <w:r>
          <w:rPr>
            <w:rStyle w:val="Hyperlink"/>
          </w:rPr>
          <w:t>http://cs.mtech.edu/main/index.php/component/content/article/146</w:t>
        </w:r>
      </w:hyperlink>
    </w:p>
    <w:p w:rsidR="00EC5A77" w:rsidRDefault="00EC5A77" w14:paraId="7D6318A7" w14:textId="77777777">
      <w:pPr>
        <w:rPr>
          <w:color w:val="auto"/>
        </w:rPr>
      </w:pPr>
    </w:p>
    <w:p w:rsidR="00EC5A77" w:rsidRDefault="00EC5A77" w14:paraId="165BA517" w14:textId="77777777">
      <w:pPr>
        <w:rPr>
          <w:color w:val="777777"/>
        </w:rPr>
      </w:pPr>
      <w:r>
        <w:t xml:space="preserve">W3C XHTML validation software, </w:t>
      </w:r>
      <w:hyperlink w:history="1" r:id="rId21">
        <w:r>
          <w:rPr>
            <w:rStyle w:val="Hyperlink"/>
          </w:rPr>
          <w:t>http://validator.w3.org</w:t>
        </w:r>
      </w:hyperlink>
    </w:p>
    <w:p w:rsidR="00EC5A77" w:rsidRDefault="00EC5A77" w14:paraId="16A6AA9B" w14:textId="77777777">
      <w:pPr>
        <w:rPr>
          <w:color w:val="777777"/>
        </w:rPr>
      </w:pPr>
    </w:p>
    <w:p w:rsidR="00EC5A77" w:rsidP="0AE29FBB" w:rsidRDefault="0AE29FBB" w14:paraId="0DD8D9C1" w14:textId="77777777">
      <w:pPr>
        <w:rPr>
          <w:color w:val="auto"/>
        </w:rPr>
      </w:pPr>
      <w:r>
        <w:t xml:space="preserve">W3C CSS validation software, </w:t>
      </w:r>
      <w:hyperlink r:id="rId22">
        <w:r w:rsidRPr="0AE29FBB">
          <w:rPr>
            <w:rStyle w:val="Hyperlink"/>
          </w:rPr>
          <w:t>http://jigsaw.w3.org/css-validator</w:t>
        </w:r>
      </w:hyperlink>
      <w:commentRangeEnd w:id="16"/>
      <w:r w:rsidR="00EC5A77">
        <w:rPr>
          <w:rStyle w:val="CommentReference"/>
        </w:rPr>
        <w:commentReference w:id="16"/>
      </w:r>
      <w:commentRangeEnd w:id="17"/>
      <w:r w:rsidR="002B4191">
        <w:rPr>
          <w:rStyle w:val="CommentReference"/>
        </w:rPr>
        <w:commentReference w:id="17"/>
      </w:r>
    </w:p>
    <w:p w:rsidR="00EC5A77" w:rsidRDefault="00EC5A77" w14:paraId="3EC4DDF6" w14:textId="77777777">
      <w:pPr>
        <w:rPr>
          <w:color w:val="auto"/>
        </w:rPr>
      </w:pPr>
    </w:p>
    <w:p w:rsidR="00A064D4" w:rsidRDefault="00A064D4" w14:paraId="0398F981" w14:textId="77777777">
      <w:pPr>
        <w:rPr>
          <w:color w:val="auto"/>
        </w:rPr>
      </w:pPr>
    </w:p>
    <w:p w:rsidR="00A064D4" w:rsidRDefault="00A064D4" w14:paraId="7CE4FDE7" w14:textId="77777777">
      <w:pPr>
        <w:rPr>
          <w:color w:val="auto"/>
        </w:rPr>
      </w:pPr>
    </w:p>
    <w:p w:rsidR="00EC5A77" w:rsidRDefault="004545F7" w14:paraId="79BDAC60" w14:textId="77777777">
      <w:pPr>
        <w:pStyle w:val="Heading1"/>
      </w:pPr>
      <w:bookmarkStart w:name="_Toc418500236" w:id="18"/>
      <w:r>
        <w:t xml:space="preserve">2. </w:t>
      </w:r>
      <w:r w:rsidR="00EC5A77">
        <w:t>General Factors</w:t>
      </w:r>
      <w:bookmarkEnd w:id="18"/>
    </w:p>
    <w:p w:rsidR="00EC5A77" w:rsidRDefault="00EC5A77" w14:paraId="0144A6EF" w14:textId="77777777">
      <w:pPr>
        <w:pStyle w:val="Heading2"/>
      </w:pPr>
      <w:bookmarkStart w:name="_Toc418500237" w:id="19"/>
      <w:r>
        <w:t>Product Perspective</w:t>
      </w:r>
      <w:bookmarkEnd w:id="19"/>
    </w:p>
    <w:p w:rsidR="00EC5A77" w:rsidRDefault="00EC5A77" w14:paraId="7E2380F5" w14:textId="77777777">
      <w:pPr>
        <w:rPr>
          <w:color w:val="auto"/>
        </w:rPr>
      </w:pPr>
      <w:r>
        <w:rPr>
          <w:color w:val="auto"/>
        </w:rPr>
        <w:t xml:space="preserve">This web application will be independent of other products except CAS (see Section 2.5, Dependencies). </w:t>
      </w:r>
    </w:p>
    <w:p w:rsidR="00EC5A77" w:rsidRDefault="00EC5A77" w14:paraId="69B58EBB" w14:textId="77777777">
      <w:pPr>
        <w:pStyle w:val="Heading2"/>
      </w:pPr>
      <w:bookmarkStart w:name="_Toc418500238" w:id="20"/>
      <w:r>
        <w:t>Product Functions</w:t>
      </w:r>
      <w:bookmarkEnd w:id="20"/>
    </w:p>
    <w:p w:rsidR="00EC5A77" w:rsidRDefault="00EC5A77" w14:paraId="05122A9F" w14:textId="77777777">
      <w:pPr>
        <w:rPr>
          <w:iCs/>
          <w:color w:val="auto"/>
        </w:rPr>
      </w:pPr>
      <w:r>
        <w:rPr>
          <w:iCs/>
          <w:color w:val="auto"/>
        </w:rPr>
        <w:t xml:space="preserve">This section provides a high-level overview of the functionality of the web application. </w:t>
      </w:r>
    </w:p>
    <w:p w:rsidR="00EC5A77" w:rsidRDefault="00EC5A77" w14:paraId="1AC64CDB" w14:textId="77777777">
      <w:pPr>
        <w:pStyle w:val="Heading4"/>
      </w:pPr>
      <w:bookmarkStart w:name="_Toc418500239" w:id="21"/>
      <w:r>
        <w:t>Function Overview</w:t>
      </w:r>
      <w:bookmarkEnd w:id="21"/>
    </w:p>
    <w:p w:rsidR="00EC5A77" w:rsidRDefault="00EC5A77" w14:paraId="700C61BB" w14:textId="77777777">
      <w:pPr>
        <w:rPr>
          <w:iCs/>
          <w:color w:val="auto"/>
        </w:rPr>
      </w:pPr>
      <w:r>
        <w:rPr>
          <w:iCs/>
          <w:color w:val="auto"/>
        </w:rPr>
        <w:t>The AbOut web application will be used to:</w:t>
      </w:r>
    </w:p>
    <w:p w:rsidR="002A554D" w:rsidP="002A554D" w:rsidRDefault="002A554D" w14:paraId="2AF4E1C6" w14:textId="77777777">
      <w:pPr>
        <w:pStyle w:val="ListParagraph"/>
        <w:numPr>
          <w:ilvl w:val="0"/>
          <w:numId w:val="3"/>
        </w:numPr>
        <w:rPr>
          <w:iCs/>
          <w:color w:val="auto"/>
        </w:rPr>
      </w:pPr>
      <w:r>
        <w:rPr>
          <w:iCs/>
          <w:color w:val="auto"/>
        </w:rPr>
        <w:t xml:space="preserve">Record student outcomes associated with the computer science, </w:t>
      </w:r>
      <w:r w:rsidR="008B420C">
        <w:rPr>
          <w:iCs/>
          <w:color w:val="auto"/>
        </w:rPr>
        <w:t>electrical engineering and software engineering programs</w:t>
      </w:r>
    </w:p>
    <w:p w:rsidR="002A554D" w:rsidP="002A554D" w:rsidRDefault="008B420C" w14:paraId="012F3338" w14:textId="77777777">
      <w:pPr>
        <w:pStyle w:val="ListParagraph"/>
        <w:numPr>
          <w:ilvl w:val="0"/>
          <w:numId w:val="3"/>
        </w:numPr>
        <w:rPr>
          <w:iCs/>
          <w:color w:val="auto"/>
        </w:rPr>
      </w:pPr>
      <w:r>
        <w:rPr>
          <w:iCs/>
          <w:color w:val="auto"/>
        </w:rPr>
        <w:t>A</w:t>
      </w:r>
      <w:r w:rsidR="002A554D">
        <w:rPr>
          <w:iCs/>
          <w:color w:val="auto"/>
        </w:rPr>
        <w:t>ssociate performance criteria with student outcomes</w:t>
      </w:r>
    </w:p>
    <w:p w:rsidR="00EC5A77" w:rsidRDefault="008B420C" w14:paraId="5D9F1812" w14:textId="77777777">
      <w:pPr>
        <w:pStyle w:val="ListParagraph"/>
        <w:numPr>
          <w:ilvl w:val="0"/>
          <w:numId w:val="3"/>
        </w:numPr>
        <w:rPr>
          <w:iCs/>
          <w:color w:val="auto"/>
        </w:rPr>
      </w:pPr>
      <w:r>
        <w:rPr>
          <w:iCs/>
          <w:color w:val="auto"/>
        </w:rPr>
        <w:t>A</w:t>
      </w:r>
      <w:r w:rsidR="00EC5A77">
        <w:rPr>
          <w:iCs/>
          <w:color w:val="auto"/>
        </w:rPr>
        <w:t xml:space="preserve">ssociate </w:t>
      </w:r>
      <w:r w:rsidR="005F43BA">
        <w:rPr>
          <w:iCs/>
          <w:color w:val="auto"/>
        </w:rPr>
        <w:t>performance criteria</w:t>
      </w:r>
      <w:r w:rsidR="00EC5A77">
        <w:rPr>
          <w:iCs/>
          <w:color w:val="auto"/>
        </w:rPr>
        <w:t xml:space="preserve"> with courses</w:t>
      </w:r>
    </w:p>
    <w:p w:rsidR="00EC5A77" w:rsidRDefault="008B420C" w14:paraId="23B540B4" w14:textId="77777777">
      <w:pPr>
        <w:pStyle w:val="ListParagraph"/>
        <w:numPr>
          <w:ilvl w:val="0"/>
          <w:numId w:val="3"/>
        </w:numPr>
        <w:rPr>
          <w:iCs/>
          <w:color w:val="auto"/>
        </w:rPr>
      </w:pPr>
      <w:r>
        <w:rPr>
          <w:iCs/>
          <w:color w:val="auto"/>
        </w:rPr>
        <w:t>A</w:t>
      </w:r>
      <w:r w:rsidR="00EC5A77">
        <w:rPr>
          <w:iCs/>
          <w:color w:val="auto"/>
        </w:rPr>
        <w:t>ssociate faculty and students with course</w:t>
      </w:r>
      <w:r w:rsidR="005F43BA">
        <w:rPr>
          <w:iCs/>
          <w:color w:val="auto"/>
        </w:rPr>
        <w:t xml:space="preserve"> offerings</w:t>
      </w:r>
    </w:p>
    <w:p w:rsidR="00EC5A77" w:rsidRDefault="008B420C" w14:paraId="7A0F1415" w14:textId="77777777">
      <w:pPr>
        <w:pStyle w:val="ListParagraph"/>
        <w:numPr>
          <w:ilvl w:val="0"/>
          <w:numId w:val="3"/>
        </w:numPr>
        <w:rPr>
          <w:iCs/>
          <w:color w:val="auto"/>
        </w:rPr>
      </w:pPr>
      <w:r>
        <w:rPr>
          <w:iCs/>
          <w:color w:val="auto"/>
        </w:rPr>
        <w:t>E</w:t>
      </w:r>
      <w:r w:rsidR="00EC5A77">
        <w:rPr>
          <w:iCs/>
          <w:color w:val="auto"/>
        </w:rPr>
        <w:t xml:space="preserve">nable faculty to record </w:t>
      </w:r>
      <w:r w:rsidR="005F43BA">
        <w:rPr>
          <w:iCs/>
          <w:color w:val="auto"/>
        </w:rPr>
        <w:t xml:space="preserve">metrics </w:t>
      </w:r>
      <w:r w:rsidR="00EC5A77">
        <w:rPr>
          <w:iCs/>
          <w:color w:val="auto"/>
        </w:rPr>
        <w:t>of the course offerings they teach</w:t>
      </w:r>
    </w:p>
    <w:p w:rsidR="00EC5A77" w:rsidRDefault="008B420C" w14:paraId="06AAAD8F" w14:textId="77777777">
      <w:pPr>
        <w:pStyle w:val="ListParagraph"/>
        <w:numPr>
          <w:ilvl w:val="0"/>
          <w:numId w:val="3"/>
        </w:numPr>
        <w:rPr>
          <w:iCs/>
          <w:color w:val="auto"/>
        </w:rPr>
      </w:pPr>
      <w:r>
        <w:rPr>
          <w:iCs/>
          <w:color w:val="auto"/>
        </w:rPr>
        <w:t>E</w:t>
      </w:r>
      <w:r w:rsidR="00EC5A77">
        <w:rPr>
          <w:iCs/>
          <w:color w:val="auto"/>
        </w:rPr>
        <w:t>nable faculty to record the score</w:t>
      </w:r>
      <w:r w:rsidR="005F43BA">
        <w:rPr>
          <w:iCs/>
          <w:color w:val="auto"/>
        </w:rPr>
        <w:t>s</w:t>
      </w:r>
      <w:r w:rsidR="00EC5A77">
        <w:rPr>
          <w:iCs/>
          <w:color w:val="auto"/>
        </w:rPr>
        <w:t xml:space="preserve"> which a</w:t>
      </w:r>
      <w:r w:rsidR="005F43BA">
        <w:rPr>
          <w:iCs/>
          <w:color w:val="auto"/>
        </w:rPr>
        <w:t xml:space="preserve"> student earned on </w:t>
      </w:r>
      <w:proofErr w:type="gramStart"/>
      <w:r w:rsidR="005F43BA">
        <w:rPr>
          <w:iCs/>
          <w:color w:val="auto"/>
        </w:rPr>
        <w:t>an</w:t>
      </w:r>
      <w:proofErr w:type="gramEnd"/>
      <w:r w:rsidR="005F43BA">
        <w:rPr>
          <w:iCs/>
          <w:color w:val="auto"/>
        </w:rPr>
        <w:t xml:space="preserve"> metric</w:t>
      </w:r>
    </w:p>
    <w:p w:rsidR="00EC5A77" w:rsidRDefault="008B420C" w14:paraId="6E347E18" w14:textId="77777777">
      <w:pPr>
        <w:pStyle w:val="ListParagraph"/>
        <w:numPr>
          <w:ilvl w:val="0"/>
          <w:numId w:val="3"/>
        </w:numPr>
        <w:rPr>
          <w:iCs/>
          <w:color w:val="auto"/>
        </w:rPr>
      </w:pPr>
      <w:r>
        <w:rPr>
          <w:iCs/>
          <w:color w:val="auto"/>
        </w:rPr>
        <w:t>G</w:t>
      </w:r>
      <w:r w:rsidR="00EC5A77">
        <w:rPr>
          <w:iCs/>
          <w:color w:val="auto"/>
        </w:rPr>
        <w:t xml:space="preserve">enerate a variety of reports indicating the extent to which </w:t>
      </w:r>
      <w:r w:rsidR="005F43BA">
        <w:rPr>
          <w:iCs/>
          <w:color w:val="auto"/>
        </w:rPr>
        <w:t xml:space="preserve">performance criteria </w:t>
      </w:r>
      <w:r w:rsidR="00EC5A77">
        <w:rPr>
          <w:iCs/>
          <w:color w:val="auto"/>
        </w:rPr>
        <w:t>were met</w:t>
      </w:r>
    </w:p>
    <w:p w:rsidRPr="00B36973" w:rsidR="00B36973" w:rsidP="00B36973" w:rsidRDefault="008B420C" w14:paraId="1A7C115D" w14:textId="77777777">
      <w:pPr>
        <w:pStyle w:val="ListParagraph"/>
        <w:numPr>
          <w:ilvl w:val="0"/>
          <w:numId w:val="3"/>
        </w:numPr>
        <w:rPr>
          <w:iCs/>
          <w:color w:val="auto"/>
        </w:rPr>
      </w:pPr>
      <w:r>
        <w:rPr>
          <w:iCs/>
          <w:color w:val="auto"/>
        </w:rPr>
        <w:t>A</w:t>
      </w:r>
      <w:r w:rsidR="00B36973">
        <w:rPr>
          <w:iCs/>
          <w:color w:val="auto"/>
        </w:rPr>
        <w:t>llow observers to see reports and all of the information leading to the report, with student names redacted</w:t>
      </w:r>
    </w:p>
    <w:p w:rsidR="00EC5A77" w:rsidRDefault="00EC5A77" w14:paraId="35E03151" w14:textId="77777777">
      <w:pPr>
        <w:rPr>
          <w:iCs/>
          <w:color w:val="auto"/>
        </w:rPr>
      </w:pPr>
    </w:p>
    <w:p w:rsidR="00EC5A77" w:rsidRDefault="00EC5A77" w14:paraId="2A58ABAA" w14:textId="77777777">
      <w:pPr>
        <w:rPr>
          <w:iCs/>
          <w:color w:val="auto"/>
        </w:rPr>
      </w:pPr>
      <w:r>
        <w:rPr>
          <w:iCs/>
          <w:color w:val="auto"/>
        </w:rPr>
        <w:t>These functions are divided into three overlapping sets: faculty, administrative, and reporting functions.</w:t>
      </w:r>
    </w:p>
    <w:p w:rsidR="00EC5A77" w:rsidRDefault="00EC5A77" w14:paraId="1D3A7059" w14:textId="77777777">
      <w:pPr>
        <w:rPr>
          <w:iCs/>
          <w:color w:val="auto"/>
        </w:rPr>
      </w:pPr>
    </w:p>
    <w:p w:rsidR="00EC5A77" w:rsidRDefault="00EC5A77" w14:paraId="780260D6" w14:textId="77777777">
      <w:pPr>
        <w:pStyle w:val="Heading4"/>
      </w:pPr>
      <w:bookmarkStart w:name="_Toc418500240" w:id="22"/>
      <w:r>
        <w:t>Administrative Functions</w:t>
      </w:r>
      <w:bookmarkEnd w:id="22"/>
    </w:p>
    <w:p w:rsidR="00EC5A77" w:rsidRDefault="00EC5A77" w14:paraId="40D4E26D" w14:textId="77777777">
      <w:pPr>
        <w:rPr>
          <w:iCs/>
          <w:color w:val="auto"/>
        </w:rPr>
      </w:pPr>
      <w:r>
        <w:rPr>
          <w:iCs/>
          <w:color w:val="auto"/>
        </w:rPr>
        <w:t>Authorized faculty members and administrators are able to do the following:</w:t>
      </w:r>
    </w:p>
    <w:p w:rsidR="00EC5A77" w:rsidRDefault="00EC5A77" w14:paraId="4994CD8E" w14:textId="77777777">
      <w:pPr>
        <w:pStyle w:val="ListParagraph"/>
        <w:numPr>
          <w:ilvl w:val="0"/>
          <w:numId w:val="2"/>
        </w:numPr>
        <w:rPr>
          <w:iCs/>
          <w:color w:val="auto"/>
        </w:rPr>
      </w:pPr>
      <w:r>
        <w:rPr>
          <w:iCs/>
          <w:color w:val="auto"/>
        </w:rPr>
        <w:t>Add, edit, delete and view users of the AbOut system</w:t>
      </w:r>
    </w:p>
    <w:p w:rsidR="00EC5A77" w:rsidRDefault="00EC5A77" w14:paraId="1AEA0EF0" w14:textId="77777777">
      <w:pPr>
        <w:pStyle w:val="ListParagraph"/>
        <w:numPr>
          <w:ilvl w:val="0"/>
          <w:numId w:val="2"/>
        </w:numPr>
        <w:rPr>
          <w:iCs/>
          <w:color w:val="auto"/>
        </w:rPr>
      </w:pPr>
      <w:r>
        <w:rPr>
          <w:iCs/>
          <w:color w:val="auto"/>
        </w:rPr>
        <w:t>View the semesters in the system and set a default semester</w:t>
      </w:r>
    </w:p>
    <w:p w:rsidR="00EC5A77" w:rsidRDefault="00EC5A77" w14:paraId="774B2608" w14:textId="77777777">
      <w:pPr>
        <w:pStyle w:val="ListParagraph"/>
        <w:numPr>
          <w:ilvl w:val="0"/>
          <w:numId w:val="2"/>
        </w:numPr>
        <w:rPr>
          <w:iCs/>
          <w:color w:val="auto"/>
        </w:rPr>
      </w:pPr>
      <w:r>
        <w:rPr>
          <w:iCs/>
          <w:color w:val="auto"/>
        </w:rPr>
        <w:t>Tell the system to generate the next chronological semester</w:t>
      </w:r>
    </w:p>
    <w:p w:rsidR="00EC5A77" w:rsidRDefault="00EC5A77" w14:paraId="0C5C1175" w14:textId="77777777">
      <w:pPr>
        <w:pStyle w:val="ListParagraph"/>
        <w:numPr>
          <w:ilvl w:val="0"/>
          <w:numId w:val="2"/>
        </w:numPr>
        <w:rPr>
          <w:iCs/>
          <w:color w:val="auto"/>
        </w:rPr>
      </w:pPr>
      <w:r>
        <w:rPr>
          <w:iCs/>
          <w:color w:val="auto"/>
        </w:rPr>
        <w:t xml:space="preserve">Add, edit, delete and view </w:t>
      </w:r>
      <w:r w:rsidR="005F43BA">
        <w:rPr>
          <w:iCs/>
          <w:color w:val="auto"/>
        </w:rPr>
        <w:t xml:space="preserve">student </w:t>
      </w:r>
      <w:r>
        <w:rPr>
          <w:iCs/>
          <w:color w:val="auto"/>
        </w:rPr>
        <w:t>outcomes</w:t>
      </w:r>
    </w:p>
    <w:p w:rsidR="005F43BA" w:rsidP="0AE29FBB" w:rsidRDefault="0AE29FBB" w14:paraId="04A69627" w14:textId="2E5084DF">
      <w:pPr>
        <w:pStyle w:val="ListParagraph"/>
        <w:numPr>
          <w:ilvl w:val="0"/>
          <w:numId w:val="2"/>
        </w:numPr>
        <w:rPr>
          <w:color w:val="auto"/>
        </w:rPr>
      </w:pPr>
      <w:r w:rsidRPr="0AE29FBB">
        <w:rPr>
          <w:color w:val="auto"/>
        </w:rPr>
        <w:t>Add, edit, delete and view performance criteria for student outcomes</w:t>
      </w:r>
      <w:commentRangeStart w:id="23"/>
      <w:commentRangeEnd w:id="23"/>
      <w:r w:rsidR="005F43BA">
        <w:rPr>
          <w:rStyle w:val="CommentReference"/>
        </w:rPr>
        <w:commentReference w:id="23"/>
      </w:r>
    </w:p>
    <w:p w:rsidR="00EC5A77" w:rsidRDefault="00EC5A77" w14:paraId="0BFC7287" w14:textId="77777777">
      <w:pPr>
        <w:pStyle w:val="ListParagraph"/>
        <w:numPr>
          <w:ilvl w:val="0"/>
          <w:numId w:val="2"/>
        </w:numPr>
        <w:rPr>
          <w:iCs/>
          <w:color w:val="auto"/>
        </w:rPr>
      </w:pPr>
      <w:r>
        <w:rPr>
          <w:iCs/>
          <w:color w:val="auto"/>
        </w:rPr>
        <w:t xml:space="preserve">Add, edit, delete and view courses, along with the </w:t>
      </w:r>
      <w:r w:rsidR="005F43BA">
        <w:rPr>
          <w:iCs/>
          <w:color w:val="auto"/>
        </w:rPr>
        <w:t xml:space="preserve">performance criteria </w:t>
      </w:r>
      <w:r>
        <w:rPr>
          <w:iCs/>
          <w:color w:val="auto"/>
        </w:rPr>
        <w:t>associated with them</w:t>
      </w:r>
    </w:p>
    <w:p w:rsidR="00EC5A77" w:rsidRDefault="00EC5A77" w14:paraId="51335C14" w14:textId="77777777">
      <w:pPr>
        <w:pStyle w:val="ListParagraph"/>
        <w:numPr>
          <w:ilvl w:val="0"/>
          <w:numId w:val="2"/>
        </w:numPr>
        <w:rPr>
          <w:iCs/>
          <w:color w:val="auto"/>
        </w:rPr>
      </w:pPr>
      <w:r>
        <w:rPr>
          <w:iCs/>
          <w:color w:val="auto"/>
        </w:rPr>
        <w:t>Add, edit, delete and view offerings of courses</w:t>
      </w:r>
    </w:p>
    <w:p w:rsidR="00EC5A77" w:rsidRDefault="00EC5A77" w14:paraId="303BCEC7" w14:textId="77777777">
      <w:pPr>
        <w:pStyle w:val="ListParagraph"/>
        <w:numPr>
          <w:ilvl w:val="0"/>
          <w:numId w:val="2"/>
        </w:numPr>
        <w:rPr>
          <w:iCs/>
          <w:color w:val="auto"/>
        </w:rPr>
      </w:pPr>
      <w:r>
        <w:rPr>
          <w:iCs/>
          <w:color w:val="auto"/>
        </w:rPr>
        <w:t>Add, edit, delete and view students in a course offering</w:t>
      </w:r>
    </w:p>
    <w:p w:rsidR="00EC5A77" w:rsidRDefault="00EC5A77" w14:paraId="51F4D537" w14:textId="77777777">
      <w:pPr>
        <w:pStyle w:val="ListParagraph"/>
        <w:numPr>
          <w:ilvl w:val="0"/>
          <w:numId w:val="2"/>
        </w:numPr>
        <w:rPr>
          <w:iCs/>
          <w:color w:val="auto"/>
        </w:rPr>
      </w:pPr>
      <w:r>
        <w:rPr>
          <w:iCs/>
          <w:color w:val="auto"/>
        </w:rPr>
        <w:t xml:space="preserve">Import a list of students into a course. </w:t>
      </w:r>
    </w:p>
    <w:p w:rsidR="00EC5A77" w:rsidRDefault="00EC5A77" w14:paraId="2017FE5B" w14:textId="77777777">
      <w:pPr>
        <w:rPr>
          <w:iCs/>
          <w:color w:val="auto"/>
        </w:rPr>
      </w:pPr>
    </w:p>
    <w:p w:rsidR="005F43BA" w:rsidRDefault="00EC5A77" w14:paraId="504F9078" w14:textId="77777777">
      <w:pPr>
        <w:rPr>
          <w:iCs/>
          <w:color w:val="auto"/>
        </w:rPr>
      </w:pPr>
      <w:r>
        <w:rPr>
          <w:iCs/>
          <w:color w:val="auto"/>
        </w:rPr>
        <w:lastRenderedPageBreak/>
        <w:t xml:space="preserve">Note that administrators are not able to </w:t>
      </w:r>
      <w:r w:rsidR="005F43BA">
        <w:rPr>
          <w:iCs/>
          <w:color w:val="auto"/>
        </w:rPr>
        <w:t>add, edit or delete metrics</w:t>
      </w:r>
      <w:r>
        <w:rPr>
          <w:iCs/>
          <w:color w:val="auto"/>
        </w:rPr>
        <w:t xml:space="preserve"> associated with a course offering</w:t>
      </w:r>
      <w:r w:rsidR="005F43BA">
        <w:rPr>
          <w:iCs/>
          <w:color w:val="auto"/>
        </w:rPr>
        <w:t xml:space="preserve">, and that when administrators view student scores on a metric, student names will be redacted. </w:t>
      </w:r>
    </w:p>
    <w:p w:rsidR="005F43BA" w:rsidRDefault="005F43BA" w14:paraId="180ACC79" w14:textId="77777777">
      <w:pPr>
        <w:rPr>
          <w:iCs/>
          <w:color w:val="auto"/>
        </w:rPr>
      </w:pPr>
    </w:p>
    <w:p w:rsidR="00EC5A77" w:rsidRDefault="005F43BA" w14:paraId="49C374B5" w14:textId="77777777">
      <w:pPr>
        <w:rPr>
          <w:iCs/>
          <w:color w:val="auto"/>
        </w:rPr>
      </w:pPr>
      <w:r>
        <w:rPr>
          <w:iCs/>
          <w:color w:val="auto"/>
        </w:rPr>
        <w:t xml:space="preserve">If a user is both a faculty member and an administrative, that user will be able to view and edit the information associated with a course offering which they teach. </w:t>
      </w:r>
    </w:p>
    <w:p w:rsidR="00EC5A77" w:rsidRDefault="00EC5A77" w14:paraId="012CAC69" w14:textId="77777777">
      <w:pPr>
        <w:pStyle w:val="Heading4"/>
      </w:pPr>
      <w:bookmarkStart w:name="_Toc418500241" w:id="24"/>
      <w:r>
        <w:t>Faculty Functions</w:t>
      </w:r>
      <w:bookmarkEnd w:id="24"/>
    </w:p>
    <w:p w:rsidR="00EC5A77" w:rsidRDefault="00EC5A77" w14:paraId="428F5F2F" w14:textId="77777777">
      <w:pPr>
        <w:rPr>
          <w:iCs/>
          <w:color w:val="auto"/>
        </w:rPr>
      </w:pPr>
      <w:r>
        <w:rPr>
          <w:iCs/>
          <w:color w:val="auto"/>
        </w:rPr>
        <w:t>Authorized faculty members are able to do the following:</w:t>
      </w:r>
    </w:p>
    <w:p w:rsidR="00EC5A77" w:rsidRDefault="00EC5A77" w14:paraId="367ECDCD" w14:textId="77777777">
      <w:pPr>
        <w:pStyle w:val="ListParagraph"/>
        <w:numPr>
          <w:ilvl w:val="0"/>
          <w:numId w:val="2"/>
        </w:numPr>
        <w:rPr>
          <w:iCs/>
          <w:color w:val="auto"/>
        </w:rPr>
      </w:pPr>
      <w:r>
        <w:rPr>
          <w:iCs/>
          <w:color w:val="auto"/>
        </w:rPr>
        <w:t>View the course offerings that they are currently teaching or have taught in the past</w:t>
      </w:r>
    </w:p>
    <w:p w:rsidR="00EC5A77" w:rsidRDefault="00EC5A77" w14:paraId="14EAD9E7" w14:textId="77777777">
      <w:pPr>
        <w:pStyle w:val="ListParagraph"/>
        <w:numPr>
          <w:ilvl w:val="0"/>
          <w:numId w:val="2"/>
        </w:numPr>
        <w:rPr>
          <w:iCs/>
          <w:color w:val="auto"/>
        </w:rPr>
      </w:pPr>
      <w:r>
        <w:rPr>
          <w:iCs/>
          <w:color w:val="auto"/>
        </w:rPr>
        <w:t xml:space="preserve">Add </w:t>
      </w:r>
      <w:r w:rsidR="005F43BA">
        <w:rPr>
          <w:iCs/>
          <w:color w:val="auto"/>
        </w:rPr>
        <w:t xml:space="preserve">metrics </w:t>
      </w:r>
      <w:r>
        <w:rPr>
          <w:iCs/>
          <w:color w:val="auto"/>
        </w:rPr>
        <w:t>to course offerings that they have taught or are teaching</w:t>
      </w:r>
    </w:p>
    <w:p w:rsidR="00EC5A77" w:rsidRDefault="00EC5A77" w14:paraId="241E4536" w14:textId="77777777">
      <w:pPr>
        <w:pStyle w:val="ListParagraph"/>
        <w:numPr>
          <w:ilvl w:val="0"/>
          <w:numId w:val="2"/>
        </w:numPr>
        <w:rPr>
          <w:iCs/>
          <w:color w:val="auto"/>
        </w:rPr>
      </w:pPr>
      <w:r>
        <w:rPr>
          <w:iCs/>
          <w:color w:val="auto"/>
        </w:rPr>
        <w:t>Add or remove students from course offerings that they taught or are teaching</w:t>
      </w:r>
    </w:p>
    <w:p w:rsidR="00EC5A77" w:rsidRDefault="00EC5A77" w14:paraId="0AB23E96" w14:textId="77777777">
      <w:pPr>
        <w:pStyle w:val="ListParagraph"/>
        <w:numPr>
          <w:ilvl w:val="0"/>
          <w:numId w:val="2"/>
        </w:numPr>
        <w:rPr>
          <w:iCs/>
          <w:color w:val="auto"/>
        </w:rPr>
      </w:pPr>
      <w:r>
        <w:rPr>
          <w:iCs/>
          <w:color w:val="auto"/>
        </w:rPr>
        <w:t xml:space="preserve">Enter student scores on the </w:t>
      </w:r>
      <w:r w:rsidR="00E42318">
        <w:rPr>
          <w:iCs/>
          <w:color w:val="auto"/>
        </w:rPr>
        <w:t xml:space="preserve">metrics </w:t>
      </w:r>
      <w:r>
        <w:rPr>
          <w:iCs/>
          <w:color w:val="auto"/>
        </w:rPr>
        <w:t>in the course offering which they taught or are teaching</w:t>
      </w:r>
    </w:p>
    <w:p w:rsidR="00EC5A77" w:rsidRDefault="00EC5A77" w14:paraId="6DB4900E" w14:textId="77777777">
      <w:pPr>
        <w:pStyle w:val="ListParagraph"/>
        <w:numPr>
          <w:ilvl w:val="0"/>
          <w:numId w:val="2"/>
        </w:numPr>
        <w:rPr>
          <w:iCs/>
          <w:color w:val="auto"/>
        </w:rPr>
      </w:pPr>
      <w:r>
        <w:rPr>
          <w:iCs/>
          <w:color w:val="auto"/>
        </w:rPr>
        <w:t>Export a list of the students in an offering they have taught or are tea</w:t>
      </w:r>
      <w:r w:rsidR="00290C3E">
        <w:rPr>
          <w:iCs/>
          <w:color w:val="auto"/>
        </w:rPr>
        <w:t>c</w:t>
      </w:r>
      <w:r>
        <w:rPr>
          <w:iCs/>
          <w:color w:val="auto"/>
        </w:rPr>
        <w:t>hing.</w:t>
      </w:r>
    </w:p>
    <w:p w:rsidR="00EC5A77" w:rsidRDefault="00EC5A77" w14:paraId="7D9FC955" w14:textId="77777777">
      <w:pPr>
        <w:ind w:left="360"/>
        <w:rPr>
          <w:iCs/>
          <w:color w:val="auto"/>
        </w:rPr>
      </w:pPr>
    </w:p>
    <w:p w:rsidR="00EC5A77" w:rsidRDefault="00EC5A77" w14:paraId="2F8DEB1A" w14:textId="77777777">
      <w:pPr>
        <w:pStyle w:val="Heading4"/>
      </w:pPr>
      <w:bookmarkStart w:name="_Toc418500242" w:id="25"/>
      <w:r>
        <w:t>Reporting Functions</w:t>
      </w:r>
      <w:bookmarkEnd w:id="25"/>
    </w:p>
    <w:p w:rsidR="00EC5A77" w:rsidRDefault="00EC5A77" w14:paraId="3DA0E153" w14:textId="77777777">
      <w:pPr>
        <w:rPr>
          <w:iCs/>
          <w:color w:val="auto"/>
        </w:rPr>
      </w:pPr>
      <w:r>
        <w:rPr>
          <w:iCs/>
          <w:color w:val="auto"/>
        </w:rPr>
        <w:t>Authorized faculty members and administrators are able to do the following.</w:t>
      </w:r>
    </w:p>
    <w:p w:rsidR="00EC5A77" w:rsidRDefault="00EC5A77" w14:paraId="301EF9AE" w14:textId="77777777">
      <w:pPr>
        <w:pStyle w:val="ListParagraph"/>
        <w:numPr>
          <w:ilvl w:val="0"/>
          <w:numId w:val="2"/>
        </w:numPr>
        <w:rPr>
          <w:iCs/>
          <w:color w:val="auto"/>
        </w:rPr>
      </w:pPr>
      <w:r>
        <w:rPr>
          <w:iCs/>
          <w:color w:val="auto"/>
        </w:rPr>
        <w:t xml:space="preserve">Generate CORE statistics showing the extent to which students enrolled in a course offering met the </w:t>
      </w:r>
      <w:r w:rsidR="00E42318">
        <w:rPr>
          <w:iCs/>
          <w:color w:val="auto"/>
        </w:rPr>
        <w:t xml:space="preserve">performance criteria </w:t>
      </w:r>
      <w:r>
        <w:rPr>
          <w:iCs/>
          <w:color w:val="auto"/>
        </w:rPr>
        <w:t>associated with that offering</w:t>
      </w:r>
    </w:p>
    <w:p w:rsidR="00E42318" w:rsidP="00E42318" w:rsidRDefault="00E42318" w14:paraId="7ED9CEAE" w14:textId="77777777">
      <w:pPr>
        <w:pStyle w:val="ListParagraph"/>
        <w:numPr>
          <w:ilvl w:val="0"/>
          <w:numId w:val="2"/>
        </w:numPr>
      </w:pPr>
      <w:r>
        <w:rPr>
          <w:iCs/>
          <w:color w:val="auto"/>
        </w:rPr>
        <w:t xml:space="preserve">Generate a Course PC Report </w:t>
      </w:r>
      <w:r>
        <w:t xml:space="preserve">showing the extent to which students met performance criteria per course during the semester(s) of interest. </w:t>
      </w:r>
    </w:p>
    <w:p w:rsidR="00EC5A77" w:rsidRDefault="00EC5A77" w14:paraId="77BB33D7" w14:textId="77777777">
      <w:pPr>
        <w:pStyle w:val="ListParagraph"/>
        <w:numPr>
          <w:ilvl w:val="0"/>
          <w:numId w:val="2"/>
        </w:numPr>
      </w:pPr>
      <w:r>
        <w:t xml:space="preserve">Generate a </w:t>
      </w:r>
      <w:r w:rsidR="00E42318">
        <w:t xml:space="preserve">Matrix Report showing the weights associated with courses assessing performance criteria for a specified program. Note that this report generates the information for the current semester. </w:t>
      </w:r>
    </w:p>
    <w:p w:rsidR="00EC5A77" w:rsidRDefault="00EC5A77" w14:paraId="2E34CBEC" w14:textId="77777777">
      <w:pPr>
        <w:pStyle w:val="ListParagraph"/>
        <w:numPr>
          <w:ilvl w:val="0"/>
          <w:numId w:val="2"/>
        </w:numPr>
      </w:pPr>
      <w:r>
        <w:rPr>
          <w:iCs/>
          <w:color w:val="auto"/>
        </w:rPr>
        <w:t xml:space="preserve">Generate an Outcome Report </w:t>
      </w:r>
      <w:r>
        <w:t xml:space="preserve">showing the extent to which students met </w:t>
      </w:r>
      <w:r w:rsidR="00E42318">
        <w:t xml:space="preserve">performance criteria for a semester. </w:t>
      </w:r>
    </w:p>
    <w:p w:rsidR="00E42318" w:rsidP="00E42318" w:rsidRDefault="00E42318" w14:paraId="62E7074A" w14:textId="77777777">
      <w:pPr>
        <w:pStyle w:val="ListParagraph"/>
        <w:numPr>
          <w:ilvl w:val="0"/>
          <w:numId w:val="2"/>
        </w:numPr>
      </w:pPr>
      <w:r>
        <w:rPr>
          <w:iCs/>
          <w:color w:val="auto"/>
        </w:rPr>
        <w:t xml:space="preserve">Generate a Course PC Semester Report </w:t>
      </w:r>
      <w:r>
        <w:t xml:space="preserve">showing the extent to which students met performance criteria per semester over the semester(s) of interest. </w:t>
      </w:r>
    </w:p>
    <w:p w:rsidR="00E42318" w:rsidP="00E42318" w:rsidRDefault="00E42318" w14:paraId="607B73C5" w14:textId="77777777">
      <w:pPr>
        <w:pStyle w:val="ListParagraph"/>
      </w:pPr>
    </w:p>
    <w:p w:rsidR="00EC5A77" w:rsidP="0AE29FBB" w:rsidRDefault="0AE29FBB" w14:paraId="6C4DFEF0" w14:textId="77777777">
      <w:pPr>
        <w:pStyle w:val="Heading2"/>
        <w:numPr>
          <w:ilvl w:val="1"/>
          <w:numId w:val="0"/>
        </w:numPr>
      </w:pPr>
      <w:bookmarkStart w:name="_Toc418500243" w:id="26"/>
      <w:commentRangeStart w:id="27"/>
      <w:r>
        <w:t>Environmental Conditions</w:t>
      </w:r>
      <w:bookmarkEnd w:id="26"/>
    </w:p>
    <w:p w:rsidR="00EC5A77" w:rsidRDefault="00EC5A77" w14:paraId="709E6967" w14:textId="77777777">
      <w:pPr>
        <w:rPr>
          <w:color w:val="auto"/>
        </w:rPr>
      </w:pPr>
      <w:r>
        <w:rPr>
          <w:color w:val="auto"/>
        </w:rPr>
        <w:t xml:space="preserve">AbOut will be a web application which is accessed from the CS Department website. The CS Department will need a web and database server in order to serve AbOut. </w:t>
      </w:r>
    </w:p>
    <w:p w:rsidR="00EC5A77" w:rsidRDefault="00EC5A77" w14:paraId="46C27D1F" w14:textId="77777777">
      <w:pPr>
        <w:rPr>
          <w:color w:val="auto"/>
        </w:rPr>
      </w:pPr>
    </w:p>
    <w:p w:rsidR="00EC5A77" w:rsidRDefault="0AE29FBB" w14:paraId="42C41713" w14:textId="77777777">
      <w:r w:rsidRPr="0AE29FBB">
        <w:rPr>
          <w:color w:val="auto"/>
        </w:rPr>
        <w:t xml:space="preserve">Users will need a Montana Tech account in the MTECHS domain to access this system. They will also need to be registered within the AbOut system, i.e. </w:t>
      </w:r>
      <w:r>
        <w:t>AbOut needs to contain the user id for this person.</w:t>
      </w:r>
      <w:commentRangeEnd w:id="27"/>
      <w:r w:rsidR="00EC5A77">
        <w:rPr>
          <w:rStyle w:val="CommentReference"/>
        </w:rPr>
        <w:commentReference w:id="27"/>
      </w:r>
    </w:p>
    <w:p w:rsidR="00EC5A77" w:rsidRDefault="00EC5A77" w14:paraId="33503059" w14:textId="77777777">
      <w:pPr>
        <w:rPr>
          <w:color w:val="auto"/>
        </w:rPr>
      </w:pPr>
    </w:p>
    <w:p w:rsidR="0023144E" w:rsidRDefault="0023144E" w14:paraId="5ED39D70" w14:textId="77777777">
      <w:pPr>
        <w:rPr>
          <w:color w:val="auto"/>
        </w:rPr>
      </w:pPr>
    </w:p>
    <w:p w:rsidR="00EC5A77" w:rsidRDefault="00EC5A77" w14:paraId="09F980E6" w14:textId="77777777">
      <w:pPr>
        <w:pStyle w:val="Heading2"/>
      </w:pPr>
      <w:bookmarkStart w:name="_Toc418500244" w:id="28"/>
      <w:r>
        <w:t>User Characteristic</w:t>
      </w:r>
      <w:bookmarkEnd w:id="28"/>
    </w:p>
    <w:p w:rsidR="00C72DF6" w:rsidRDefault="00EC5A77" w14:paraId="71C76F80" w14:textId="77777777">
      <w:r>
        <w:lastRenderedPageBreak/>
        <w:t xml:space="preserve">The primary users of this system are the faculty and staff of the CS Department. </w:t>
      </w:r>
      <w:r w:rsidR="00C72DF6">
        <w:t xml:space="preserve">Someone </w:t>
      </w:r>
      <w:r w:rsidR="00B36973">
        <w:t>who ha</w:t>
      </w:r>
      <w:r w:rsidR="00C72DF6">
        <w:t>s</w:t>
      </w:r>
      <w:r w:rsidR="00B36973">
        <w:t xml:space="preserve"> a username in the </w:t>
      </w:r>
      <w:r w:rsidR="00C72DF6">
        <w:t xml:space="preserve">MTECHS, is registered in AbOut and has been assigned the role of “observer” for one or more programs will also be a user of this system. </w:t>
      </w:r>
      <w:r>
        <w:t xml:space="preserve">An understanding of the assessment process, a familiarity with web browsers, and proficiency completing forms on a computer, is assumed. </w:t>
      </w:r>
    </w:p>
    <w:p w:rsidR="00C72DF6" w:rsidRDefault="00C72DF6" w14:paraId="20C251F1" w14:textId="77777777"/>
    <w:p w:rsidR="00EC5A77" w:rsidRDefault="0AE29FBB" w14:paraId="006B9478" w14:textId="77777777">
      <w:r>
        <w:t xml:space="preserve">Users can be assigned one or more of the roles: administrator, faculty, and observer. </w:t>
      </w:r>
    </w:p>
    <w:p w:rsidR="00EC5A77" w:rsidRDefault="00EC5A77" w14:paraId="0EC9DA54" w14:textId="77777777"/>
    <w:p w:rsidR="00EC5A77" w:rsidP="0AE29FBB" w:rsidRDefault="0AE29FBB" w14:paraId="1ED905A7" w14:textId="77777777">
      <w:pPr>
        <w:rPr>
          <w:color w:val="auto"/>
        </w:rPr>
      </w:pPr>
      <w:commentRangeStart w:id="29"/>
      <w:r w:rsidRPr="0AE29FBB">
        <w:rPr>
          <w:color w:val="auto"/>
        </w:rPr>
        <w:t xml:space="preserve">While other departments at Montana Tech may find this application useful, at this time it is only being developed for the CS and EE Department. </w:t>
      </w:r>
      <w:commentRangeEnd w:id="29"/>
      <w:r w:rsidR="00EC5A77">
        <w:rPr>
          <w:rStyle w:val="CommentReference"/>
        </w:rPr>
        <w:commentReference w:id="29"/>
      </w:r>
    </w:p>
    <w:p w:rsidR="00EC5A77" w:rsidRDefault="00EC5A77" w14:paraId="7AB912FE" w14:textId="77777777">
      <w:pPr>
        <w:pStyle w:val="Heading2"/>
      </w:pPr>
      <w:bookmarkStart w:name="_Toc418500245" w:id="30"/>
      <w:r>
        <w:t>Dependencies</w:t>
      </w:r>
      <w:bookmarkEnd w:id="30"/>
    </w:p>
    <w:p w:rsidR="00EC5A77" w:rsidRDefault="00EC5A77" w14:paraId="2F3A5E00" w14:textId="77777777">
      <w:r>
        <w:t>AbOut will utilize the Central Authentication Service (CAS). CAS is a single sign-on protocol for the web. CAS allows web applications to authenticate users without gaining access to a user’s security credentials.</w:t>
      </w:r>
    </w:p>
    <w:p w:rsidR="00EC5A77" w:rsidRDefault="00EC5A77" w14:paraId="3D8719B7" w14:textId="77777777"/>
    <w:p w:rsidR="00EC5A77" w:rsidRDefault="00EC5A77" w14:paraId="5365B03B" w14:textId="77777777">
      <w:r>
        <w:t xml:space="preserve">CAS is offered by Montana Tech’s Campus Technology Services and is used to authenticate Montana Tech users for most campus applications. Without CAS, users of AbOut would need to create and remember another username / password combination to login to AbOut. </w:t>
      </w:r>
    </w:p>
    <w:p w:rsidR="00EC5A77" w:rsidRDefault="00EC5A77" w14:paraId="6204479C" w14:textId="77777777"/>
    <w:p w:rsidR="00EC5A77" w:rsidRDefault="1C1707CE" w14:paraId="3CE738D9" w14:textId="57C08E2D">
      <w:commentRangeStart w:id="31"/>
      <w:commentRangeStart w:id="32"/>
      <w:commentRangeStart w:id="959297249"/>
      <w:proofErr w:type="spellStart"/>
      <w:r w:rsidR="5C01FD06">
        <w:rPr/>
        <w:t>AbOut</w:t>
      </w:r>
      <w:proofErr w:type="spellEnd"/>
      <w:r w:rsidR="5C01FD06">
        <w:rPr/>
        <w:t xml:space="preserve"> will not depend on any other systems</w:t>
      </w:r>
      <w:r w:rsidR="5C01FD06">
        <w:rPr/>
        <w:t xml:space="preserve"> other than CAS</w:t>
      </w:r>
      <w:r w:rsidR="5C01FD06">
        <w:rPr/>
        <w:t>.</w:t>
      </w:r>
      <w:commentRangeEnd w:id="31"/>
      <w:r>
        <w:rPr>
          <w:rStyle w:val="CommentReference"/>
        </w:rPr>
        <w:commentReference w:id="31"/>
      </w:r>
      <w:commentRangeEnd w:id="32"/>
      <w:r>
        <w:rPr>
          <w:rStyle w:val="CommentReference"/>
        </w:rPr>
        <w:commentReference w:id="32"/>
      </w:r>
      <w:commentRangeEnd w:id="959297249"/>
      <w:r>
        <w:rPr>
          <w:rStyle w:val="CommentReference"/>
        </w:rPr>
        <w:commentReference w:id="959297249"/>
      </w:r>
    </w:p>
    <w:p w:rsidR="00C72DF6" w:rsidRDefault="00C72DF6" w14:paraId="6D07D1AF" w14:textId="77777777"/>
    <w:p w:rsidR="00EC5A77" w:rsidRDefault="00EC5A77" w14:paraId="57ECB22D" w14:textId="77777777">
      <w:pPr>
        <w:pStyle w:val="Heading2"/>
      </w:pPr>
      <w:bookmarkStart w:name="_Toc418500246" w:id="33"/>
      <w:r>
        <w:t>Assumptions</w:t>
      </w:r>
      <w:bookmarkEnd w:id="33"/>
    </w:p>
    <w:p w:rsidR="00EC5A77" w:rsidRDefault="0AE29FBB" w14:paraId="7F616383" w14:textId="77777777">
      <w:r>
        <w:t>This application will be available on any hardware connected to the Internet and supporting a modern browser. However, developers can assume that the screen display will be that of a typical desktop or laptop,</w:t>
      </w:r>
      <w:commentRangeStart w:id="34"/>
      <w:commentRangeStart w:id="35"/>
      <w:r>
        <w:t xml:space="preserve"> 1024x768 pixels.</w:t>
      </w:r>
      <w:commentRangeEnd w:id="34"/>
      <w:r w:rsidR="00EC5A77">
        <w:rPr>
          <w:rStyle w:val="CommentReference"/>
        </w:rPr>
        <w:commentReference w:id="34"/>
      </w:r>
      <w:commentRangeEnd w:id="35"/>
      <w:r w:rsidR="009B169C">
        <w:rPr>
          <w:rStyle w:val="CommentReference"/>
        </w:rPr>
        <w:commentReference w:id="35"/>
      </w:r>
      <w:r>
        <w:t xml:space="preserve"> </w:t>
      </w:r>
    </w:p>
    <w:p w:rsidR="00EC5A77" w:rsidRDefault="00EC5A77" w14:paraId="156DD1C3" w14:textId="77777777"/>
    <w:p w:rsidR="00EC5A77" w:rsidRDefault="00EC5A77" w14:paraId="791C2B22" w14:textId="77777777">
      <w:r>
        <w:t xml:space="preserve">Inconsistent browser support for web standards causes problems when applications are rendered on older browsers. Catering to these older browsers increases development costs. Developers of AbOut can assume that modern browsers will be used to access the application (see Section 5, SW1). </w:t>
      </w:r>
      <w:commentRangeStart w:id="36"/>
      <w:r>
        <w:t xml:space="preserve">Developers can also assume that JavaScript and cookies will be enabled. </w:t>
      </w:r>
      <w:commentRangeEnd w:id="36"/>
      <w:r w:rsidR="009B169C">
        <w:rPr>
          <w:rStyle w:val="CommentReference"/>
        </w:rPr>
        <w:commentReference w:id="36"/>
      </w:r>
    </w:p>
    <w:p w:rsidR="00EC5A77" w:rsidRDefault="00EC5A77" w14:paraId="6D502240" w14:textId="77777777">
      <w:pPr>
        <w:rPr>
          <w:b/>
          <w:sz w:val="36"/>
        </w:rPr>
      </w:pPr>
    </w:p>
    <w:p w:rsidR="007940D8" w:rsidRDefault="007940D8" w14:paraId="5320525E" w14:textId="77777777">
      <w:pPr>
        <w:rPr>
          <w:b/>
          <w:sz w:val="36"/>
        </w:rPr>
      </w:pPr>
    </w:p>
    <w:p w:rsidR="0023144E" w:rsidRDefault="0023144E" w14:paraId="4BF50438" w14:textId="77777777">
      <w:pPr>
        <w:rPr>
          <w:b/>
          <w:sz w:val="36"/>
        </w:rPr>
      </w:pPr>
    </w:p>
    <w:p w:rsidR="0023144E" w:rsidRDefault="0023144E" w14:paraId="6B5C23D5" w14:textId="77777777">
      <w:pPr>
        <w:rPr>
          <w:b/>
          <w:sz w:val="36"/>
        </w:rPr>
      </w:pPr>
    </w:p>
    <w:p w:rsidR="0023144E" w:rsidRDefault="0023144E" w14:paraId="39AA44B5" w14:textId="77777777">
      <w:pPr>
        <w:rPr>
          <w:b/>
          <w:sz w:val="36"/>
        </w:rPr>
      </w:pPr>
    </w:p>
    <w:p w:rsidR="5C01FD06" w:rsidP="5C01FD06" w:rsidRDefault="5C01FD06" w14:noSpellErr="1" w14:paraId="718F5479" w14:textId="003D86EE">
      <w:pPr>
        <w:pStyle w:val="Heading1"/>
      </w:pPr>
    </w:p>
    <w:p w:rsidR="00D72A03" w:rsidP="000A0E69" w:rsidRDefault="004545F7" w14:paraId="5C3D17C6" w14:textId="77777777">
      <w:pPr>
        <w:pStyle w:val="Heading1"/>
      </w:pPr>
      <w:bookmarkStart w:name="_Toc418500247" w:id="37"/>
      <w:r>
        <w:t xml:space="preserve">3. </w:t>
      </w:r>
      <w:r w:rsidR="00EC5A77">
        <w:t>Analysis Use Cases</w:t>
      </w:r>
      <w:bookmarkEnd w:id="37"/>
    </w:p>
    <w:p w:rsidR="00D72A03" w:rsidP="00D72A03" w:rsidRDefault="0AE29FBB" w14:paraId="4A196E1B" w14:textId="77777777">
      <w:pPr>
        <w:pStyle w:val="Heading2"/>
        <w:numPr>
          <w:ilvl w:val="1"/>
          <w:numId w:val="14"/>
        </w:numPr>
      </w:pPr>
      <w:bookmarkStart w:name="_Toc418500248" w:id="38"/>
      <w:commentRangeStart w:id="39"/>
      <w:r>
        <w:lastRenderedPageBreak/>
        <w:t>Actors</w:t>
      </w:r>
      <w:commentRangeEnd w:id="39"/>
      <w:r w:rsidR="00D72A03">
        <w:rPr>
          <w:rStyle w:val="CommentReference"/>
        </w:rPr>
        <w:commentReference w:id="39"/>
      </w:r>
      <w:bookmarkEnd w:id="38"/>
    </w:p>
    <w:tbl>
      <w:tblPr>
        <w:tblpPr w:leftFromText="180" w:rightFromText="180" w:vertAnchor="text" w:horzAnchor="margin" w:tblpXSpec="right" w:tblpY="14"/>
        <w:tblW w:w="95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1548"/>
        <w:gridCol w:w="3240"/>
        <w:gridCol w:w="4770"/>
      </w:tblGrid>
      <w:tr w:rsidRPr="00E81689" w:rsidR="00D72A03" w:rsidTr="0AE29FBB" w14:paraId="0CEB624F" w14:textId="77777777">
        <w:trPr>
          <w:trHeight w:val="600"/>
        </w:trPr>
        <w:tc>
          <w:tcPr>
            <w:tcW w:w="1548" w:type="dxa"/>
          </w:tcPr>
          <w:p w:rsidRPr="00E81689" w:rsidR="00D72A03" w:rsidP="00D72A03" w:rsidRDefault="00D72A03" w14:paraId="5DC7A69A" w14:textId="77777777">
            <w:pPr>
              <w:suppressAutoHyphens w:val="0"/>
              <w:overflowPunct/>
              <w:autoSpaceDE/>
              <w:spacing w:before="300" w:after="60" w:line="240" w:lineRule="exact"/>
              <w:textAlignment w:val="auto"/>
              <w:rPr>
                <w:rFonts w:ascii="Arial" w:hAnsi="Arial" w:cs="Times New Roman"/>
                <w:b/>
                <w:i/>
                <w:color w:val="auto"/>
                <w:lang w:eastAsia="en-US"/>
              </w:rPr>
            </w:pPr>
            <w:r w:rsidRPr="00E81689">
              <w:rPr>
                <w:rFonts w:ascii="Arial" w:hAnsi="Arial" w:cs="Times New Roman"/>
                <w:b/>
                <w:i/>
                <w:color w:val="auto"/>
                <w:lang w:eastAsia="en-US"/>
              </w:rPr>
              <w:t>Primary Actor</w:t>
            </w:r>
          </w:p>
        </w:tc>
        <w:tc>
          <w:tcPr>
            <w:tcW w:w="3240" w:type="dxa"/>
          </w:tcPr>
          <w:p w:rsidRPr="00E81689" w:rsidR="00D72A03" w:rsidP="00D72A03" w:rsidRDefault="00D72A03" w14:paraId="6E4C54C9" w14:textId="77777777">
            <w:pPr>
              <w:tabs>
                <w:tab w:val="left" w:pos="3630"/>
              </w:tabs>
              <w:suppressAutoHyphens w:val="0"/>
              <w:overflowPunct/>
              <w:autoSpaceDE/>
              <w:spacing w:before="300" w:after="60" w:line="240" w:lineRule="exact"/>
              <w:textAlignment w:val="auto"/>
              <w:rPr>
                <w:rFonts w:ascii="Arial" w:hAnsi="Arial" w:cs="Times New Roman"/>
                <w:b/>
                <w:i/>
                <w:color w:val="auto"/>
                <w:lang w:eastAsia="en-US"/>
              </w:rPr>
            </w:pPr>
            <w:r w:rsidRPr="00E81689">
              <w:rPr>
                <w:rFonts w:ascii="Arial" w:hAnsi="Arial" w:cs="Times New Roman"/>
                <w:b/>
                <w:i/>
                <w:color w:val="auto"/>
                <w:lang w:eastAsia="en-US"/>
              </w:rPr>
              <w:t>Description</w:t>
            </w:r>
          </w:p>
        </w:tc>
        <w:tc>
          <w:tcPr>
            <w:tcW w:w="4770" w:type="dxa"/>
          </w:tcPr>
          <w:p w:rsidRPr="00E81689" w:rsidR="00D72A03" w:rsidP="00D72A03" w:rsidRDefault="00D72A03" w14:paraId="4FC05B01" w14:textId="77777777">
            <w:pPr>
              <w:suppressAutoHyphens w:val="0"/>
              <w:overflowPunct/>
              <w:autoSpaceDE/>
              <w:spacing w:before="300" w:after="60" w:line="240" w:lineRule="exact"/>
              <w:textAlignment w:val="auto"/>
              <w:rPr>
                <w:rFonts w:ascii="Arial" w:hAnsi="Arial" w:cs="Times New Roman"/>
                <w:b/>
                <w:i/>
                <w:color w:val="auto"/>
                <w:lang w:eastAsia="en-US"/>
              </w:rPr>
            </w:pPr>
            <w:r w:rsidRPr="00E81689">
              <w:rPr>
                <w:rFonts w:ascii="Arial" w:hAnsi="Arial" w:cs="Times New Roman"/>
                <w:b/>
                <w:i/>
                <w:color w:val="auto"/>
                <w:lang w:eastAsia="en-US"/>
              </w:rPr>
              <w:t>Use Cases</w:t>
            </w:r>
          </w:p>
        </w:tc>
      </w:tr>
      <w:tr w:rsidRPr="00E81689" w:rsidR="00D72A03" w:rsidTr="0AE29FBB" w14:paraId="65A6D646" w14:textId="77777777">
        <w:trPr>
          <w:trHeight w:val="2603"/>
        </w:trPr>
        <w:tc>
          <w:tcPr>
            <w:tcW w:w="1548" w:type="dxa"/>
          </w:tcPr>
          <w:p w:rsidRPr="00E81689" w:rsidR="00D72A03" w:rsidP="00D72A03" w:rsidRDefault="00D72A03" w14:paraId="2F7994F3"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 xml:space="preserve">Administrator </w:t>
            </w:r>
          </w:p>
          <w:p w:rsidRPr="00E81689" w:rsidR="00D72A03" w:rsidP="00D72A03" w:rsidRDefault="00D72A03" w14:paraId="098D1359" w14:textId="77777777">
            <w:pPr>
              <w:suppressAutoHyphens w:val="0"/>
              <w:overflowPunct/>
              <w:autoSpaceDE/>
              <w:textAlignment w:val="auto"/>
              <w:rPr>
                <w:rFonts w:cs="Times New Roman"/>
                <w:color w:val="auto"/>
                <w:sz w:val="22"/>
                <w:lang w:eastAsia="en-US"/>
              </w:rPr>
            </w:pPr>
          </w:p>
        </w:tc>
        <w:tc>
          <w:tcPr>
            <w:tcW w:w="3240" w:type="dxa"/>
          </w:tcPr>
          <w:p w:rsidRPr="00E81689" w:rsidR="00D72A03" w:rsidP="00D72A03" w:rsidRDefault="00D72A03" w14:paraId="5546B565"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A permission that allows users to do administrative functions for assessments. This permission is meant for administrative staff.</w:t>
            </w:r>
          </w:p>
          <w:p w:rsidRPr="00E81689" w:rsidR="00D72A03" w:rsidP="00D72A03" w:rsidRDefault="00D72A03" w14:paraId="1673445C" w14:textId="77777777">
            <w:pPr>
              <w:suppressAutoHyphens w:val="0"/>
              <w:overflowPunct/>
              <w:autoSpaceDE/>
              <w:textAlignment w:val="auto"/>
              <w:rPr>
                <w:rFonts w:cs="Times New Roman"/>
                <w:color w:val="auto"/>
                <w:sz w:val="22"/>
                <w:lang w:eastAsia="en-US"/>
              </w:rPr>
            </w:pPr>
          </w:p>
          <w:p w:rsidRPr="00E81689" w:rsidR="00D72A03" w:rsidP="00D72A03" w:rsidRDefault="00D72A03" w14:paraId="22590EF8"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Examples:</w:t>
            </w:r>
          </w:p>
          <w:p w:rsidRPr="00E81689" w:rsidR="00D72A03" w:rsidP="00D72A03" w:rsidRDefault="00D72A03" w14:paraId="3895DE49"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Secretaries and Department heads</w:t>
            </w:r>
          </w:p>
        </w:tc>
        <w:tc>
          <w:tcPr>
            <w:tcW w:w="4770" w:type="dxa"/>
          </w:tcPr>
          <w:p w:rsidRPr="00E81689" w:rsidR="00D72A03" w:rsidP="00D72A03" w:rsidRDefault="00D72A03" w14:paraId="44B75E4C"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Add/edit/delete/view student courses</w:t>
            </w:r>
          </w:p>
          <w:p w:rsidR="00D72A03" w:rsidP="00D72A03" w:rsidRDefault="00D72A03" w14:paraId="742887F5"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Add/edit/delete/view student outcomes</w:t>
            </w:r>
          </w:p>
          <w:p w:rsidRPr="003C7FE4" w:rsidR="003C7FE4" w:rsidP="003C7FE4" w:rsidRDefault="003C7FE4" w14:paraId="23B2B0BE" w14:textId="77777777">
            <w:pPr>
              <w:suppressAutoHyphens w:val="0"/>
              <w:overflowPunct/>
              <w:autoSpaceDE/>
              <w:textAlignment w:val="auto"/>
              <w:rPr>
                <w:rFonts w:cs="Times New Roman"/>
                <w:b/>
                <w:color w:val="auto"/>
                <w:sz w:val="22"/>
                <w:lang w:eastAsia="en-US"/>
              </w:rPr>
            </w:pPr>
            <w:r w:rsidRPr="00E81689">
              <w:rPr>
                <w:rFonts w:cs="Times New Roman"/>
                <w:b/>
                <w:color w:val="auto"/>
                <w:sz w:val="22"/>
                <w:lang w:eastAsia="en-US"/>
              </w:rPr>
              <w:t>Add performan</w:t>
            </w:r>
            <w:r>
              <w:rPr>
                <w:rFonts w:cs="Times New Roman"/>
                <w:b/>
                <w:color w:val="auto"/>
                <w:sz w:val="22"/>
                <w:lang w:eastAsia="en-US"/>
              </w:rPr>
              <w:t xml:space="preserve">ce criteria to student outcome </w:t>
            </w:r>
          </w:p>
          <w:p w:rsidRPr="00E81689" w:rsidR="00994E1C" w:rsidP="00994E1C" w:rsidRDefault="003C7FE4" w14:paraId="7BE86441" w14:textId="77777777">
            <w:pPr>
              <w:suppressAutoHyphens w:val="0"/>
              <w:overflowPunct/>
              <w:autoSpaceDE/>
              <w:textAlignment w:val="auto"/>
              <w:rPr>
                <w:rFonts w:cs="Times New Roman"/>
                <w:color w:val="auto"/>
                <w:sz w:val="22"/>
                <w:lang w:eastAsia="en-US"/>
              </w:rPr>
            </w:pPr>
            <w:r>
              <w:rPr>
                <w:rFonts w:cs="Times New Roman"/>
                <w:color w:val="auto"/>
                <w:sz w:val="22"/>
                <w:lang w:eastAsia="en-US"/>
              </w:rPr>
              <w:t>E</w:t>
            </w:r>
            <w:r w:rsidRPr="00E81689" w:rsidR="00994E1C">
              <w:rPr>
                <w:rFonts w:cs="Times New Roman"/>
                <w:color w:val="auto"/>
                <w:sz w:val="22"/>
                <w:lang w:eastAsia="en-US"/>
              </w:rPr>
              <w:t>d</w:t>
            </w:r>
            <w:r w:rsidR="00994E1C">
              <w:rPr>
                <w:rFonts w:cs="Times New Roman"/>
                <w:color w:val="auto"/>
                <w:sz w:val="22"/>
                <w:lang w:eastAsia="en-US"/>
              </w:rPr>
              <w:t>it/delete/view performance criteria</w:t>
            </w:r>
            <w:r>
              <w:rPr>
                <w:rFonts w:cs="Times New Roman"/>
                <w:color w:val="auto"/>
                <w:sz w:val="22"/>
                <w:lang w:eastAsia="en-US"/>
              </w:rPr>
              <w:t xml:space="preserve"> </w:t>
            </w:r>
          </w:p>
          <w:p w:rsidRPr="00E81689" w:rsidR="00D72A03" w:rsidP="00D72A03" w:rsidRDefault="00D72A03" w14:paraId="4EDB8A67"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Add/edit/delete/view users</w:t>
            </w:r>
          </w:p>
          <w:p w:rsidRPr="00E81689" w:rsidR="00D72A03" w:rsidP="00D72A03" w:rsidRDefault="00D72A03" w14:paraId="02E6B657"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Add/edit/delete/view course offerings</w:t>
            </w:r>
          </w:p>
          <w:p w:rsidRPr="00E81689" w:rsidR="00D72A03" w:rsidP="00D72A03" w:rsidRDefault="00D72A03" w14:paraId="00538D1A"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Generate next semester</w:t>
            </w:r>
          </w:p>
          <w:p w:rsidRPr="00E81689" w:rsidR="00D72A03" w:rsidP="00D72A03" w:rsidRDefault="00D72A03" w14:paraId="0019C79C"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Import lists of students</w:t>
            </w:r>
          </w:p>
          <w:p w:rsidRPr="00E81689" w:rsidR="00D72A03" w:rsidP="00D72A03" w:rsidRDefault="00D72A03" w14:paraId="5CB94972"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Set default semester</w:t>
            </w:r>
          </w:p>
          <w:p w:rsidRPr="00E81689" w:rsidR="00D72A03" w:rsidP="00D72A03" w:rsidRDefault="00D72A03" w14:paraId="1CD58712"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View semesters in system</w:t>
            </w:r>
          </w:p>
          <w:p w:rsidRPr="00E81689" w:rsidR="00D72A03" w:rsidP="003C7FE4" w:rsidRDefault="00D72A03" w14:paraId="3AD3FAFE" w14:textId="77777777">
            <w:pPr>
              <w:suppressAutoHyphens w:val="0"/>
              <w:overflowPunct/>
              <w:autoSpaceDE/>
              <w:textAlignment w:val="auto"/>
              <w:rPr>
                <w:rFonts w:cs="Times New Roman"/>
                <w:color w:val="auto"/>
                <w:sz w:val="22"/>
                <w:lang w:eastAsia="en-US"/>
              </w:rPr>
            </w:pPr>
          </w:p>
        </w:tc>
      </w:tr>
      <w:tr w:rsidRPr="00E81689" w:rsidR="00D72A03" w:rsidTr="0AE29FBB" w14:paraId="412CFA3C" w14:textId="77777777">
        <w:trPr>
          <w:trHeight w:val="1293"/>
        </w:trPr>
        <w:tc>
          <w:tcPr>
            <w:tcW w:w="1548" w:type="dxa"/>
          </w:tcPr>
          <w:p w:rsidRPr="00E81689" w:rsidR="00D72A03" w:rsidP="00D72A03" w:rsidRDefault="00D72A03" w14:paraId="0AFA551D"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Observer</w:t>
            </w:r>
            <w:r w:rsidRPr="00E81689">
              <w:rPr>
                <w:rFonts w:cs="Times New Roman"/>
                <w:color w:val="auto"/>
                <w:sz w:val="22"/>
                <w:lang w:eastAsia="en-US"/>
              </w:rPr>
              <w:tab/>
            </w:r>
          </w:p>
        </w:tc>
        <w:tc>
          <w:tcPr>
            <w:tcW w:w="3240" w:type="dxa"/>
          </w:tcPr>
          <w:p w:rsidRPr="00E81689" w:rsidR="00D72A03" w:rsidP="00DF51F3" w:rsidRDefault="00D72A03" w14:paraId="611A1041"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A permiss</w:t>
            </w:r>
            <w:r w:rsidR="00DF51F3">
              <w:rPr>
                <w:rFonts w:cs="Times New Roman"/>
                <w:color w:val="auto"/>
                <w:sz w:val="22"/>
                <w:lang w:eastAsia="en-US"/>
              </w:rPr>
              <w:t xml:space="preserve">ion that allows the user to view data, with student names redacted. These users are not allowed to </w:t>
            </w:r>
            <w:r w:rsidRPr="00E81689">
              <w:rPr>
                <w:rFonts w:cs="Times New Roman"/>
                <w:color w:val="auto"/>
                <w:sz w:val="22"/>
                <w:lang w:eastAsia="en-US"/>
              </w:rPr>
              <w:t>modify data.</w:t>
            </w:r>
          </w:p>
        </w:tc>
        <w:tc>
          <w:tcPr>
            <w:tcW w:w="4770" w:type="dxa"/>
          </w:tcPr>
          <w:p w:rsidR="00DF51F3" w:rsidP="00D72A03" w:rsidRDefault="00DF51F3" w14:paraId="56E02D2D" w14:textId="77777777">
            <w:pPr>
              <w:suppressAutoHyphens w:val="0"/>
              <w:overflowPunct/>
              <w:autoSpaceDE/>
              <w:textAlignment w:val="auto"/>
              <w:rPr>
                <w:rFonts w:cs="Times New Roman"/>
                <w:color w:val="auto"/>
                <w:sz w:val="22"/>
                <w:lang w:eastAsia="en-US"/>
              </w:rPr>
            </w:pPr>
            <w:r>
              <w:rPr>
                <w:rFonts w:cs="Times New Roman"/>
                <w:color w:val="auto"/>
                <w:sz w:val="22"/>
                <w:lang w:eastAsia="en-US"/>
              </w:rPr>
              <w:t>View student outcomes</w:t>
            </w:r>
          </w:p>
          <w:p w:rsidR="00DF51F3" w:rsidP="00D72A03" w:rsidRDefault="00DF51F3" w14:paraId="77823E44" w14:textId="77777777">
            <w:pPr>
              <w:suppressAutoHyphens w:val="0"/>
              <w:overflowPunct/>
              <w:autoSpaceDE/>
              <w:textAlignment w:val="auto"/>
              <w:rPr>
                <w:rFonts w:cs="Times New Roman"/>
                <w:color w:val="auto"/>
                <w:sz w:val="22"/>
                <w:lang w:eastAsia="en-US"/>
              </w:rPr>
            </w:pPr>
            <w:r>
              <w:rPr>
                <w:rFonts w:cs="Times New Roman"/>
                <w:color w:val="auto"/>
                <w:sz w:val="22"/>
                <w:lang w:eastAsia="en-US"/>
              </w:rPr>
              <w:t>View courses</w:t>
            </w:r>
          </w:p>
          <w:p w:rsidR="00DF51F3" w:rsidP="00D72A03" w:rsidRDefault="00DF51F3" w14:paraId="59725ADE" w14:textId="77777777">
            <w:pPr>
              <w:suppressAutoHyphens w:val="0"/>
              <w:overflowPunct/>
              <w:autoSpaceDE/>
              <w:textAlignment w:val="auto"/>
              <w:rPr>
                <w:rFonts w:cs="Times New Roman"/>
                <w:color w:val="auto"/>
                <w:sz w:val="22"/>
                <w:lang w:eastAsia="en-US"/>
              </w:rPr>
            </w:pPr>
            <w:r>
              <w:rPr>
                <w:rFonts w:cs="Times New Roman"/>
                <w:color w:val="auto"/>
                <w:sz w:val="22"/>
                <w:lang w:eastAsia="en-US"/>
              </w:rPr>
              <w:t>View course offerings</w:t>
            </w:r>
          </w:p>
          <w:p w:rsidR="00DF51F3" w:rsidP="00D72A03" w:rsidRDefault="00DF51F3" w14:paraId="6FA3C4B4" w14:textId="77777777">
            <w:pPr>
              <w:suppressAutoHyphens w:val="0"/>
              <w:overflowPunct/>
              <w:autoSpaceDE/>
              <w:textAlignment w:val="auto"/>
              <w:rPr>
                <w:rFonts w:cs="Times New Roman"/>
                <w:color w:val="auto"/>
                <w:sz w:val="22"/>
                <w:lang w:eastAsia="en-US"/>
              </w:rPr>
            </w:pPr>
            <w:r>
              <w:rPr>
                <w:rFonts w:cs="Times New Roman"/>
                <w:color w:val="auto"/>
                <w:sz w:val="22"/>
                <w:lang w:eastAsia="en-US"/>
              </w:rPr>
              <w:t>View metrics associated with a course offering</w:t>
            </w:r>
          </w:p>
          <w:p w:rsidR="00D72A03" w:rsidP="00D72A03" w:rsidRDefault="00D72A03" w14:paraId="675B2C20"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 xml:space="preserve">Generate C.O.R.E. </w:t>
            </w:r>
            <w:r w:rsidR="00DF51F3">
              <w:rPr>
                <w:rFonts w:cs="Times New Roman"/>
                <w:color w:val="auto"/>
                <w:sz w:val="22"/>
                <w:lang w:eastAsia="en-US"/>
              </w:rPr>
              <w:t>Report</w:t>
            </w:r>
          </w:p>
          <w:p w:rsidRPr="00E81689" w:rsidR="003C7FE4" w:rsidP="003C7FE4" w:rsidRDefault="003C7FE4" w14:paraId="7377799A"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 xml:space="preserve">Generate </w:t>
            </w:r>
            <w:r>
              <w:rPr>
                <w:rFonts w:cs="Times New Roman"/>
                <w:color w:val="auto"/>
                <w:sz w:val="22"/>
                <w:lang w:eastAsia="en-US"/>
              </w:rPr>
              <w:t xml:space="preserve">Course PC Report </w:t>
            </w:r>
          </w:p>
          <w:p w:rsidRPr="00E81689" w:rsidR="00D72A03" w:rsidP="00D72A03" w:rsidRDefault="00DF51F3" w14:paraId="504F3C30" w14:textId="77777777">
            <w:pPr>
              <w:suppressAutoHyphens w:val="0"/>
              <w:overflowPunct/>
              <w:autoSpaceDE/>
              <w:textAlignment w:val="auto"/>
              <w:rPr>
                <w:rFonts w:cs="Times New Roman"/>
                <w:color w:val="auto"/>
                <w:sz w:val="22"/>
                <w:lang w:eastAsia="en-US"/>
              </w:rPr>
            </w:pPr>
            <w:r>
              <w:rPr>
                <w:rFonts w:cs="Times New Roman"/>
                <w:color w:val="auto"/>
                <w:sz w:val="22"/>
                <w:lang w:eastAsia="en-US"/>
              </w:rPr>
              <w:t>Generate Matrix R</w:t>
            </w:r>
            <w:r w:rsidRPr="00E81689" w:rsidR="00D72A03">
              <w:rPr>
                <w:rFonts w:cs="Times New Roman"/>
                <w:color w:val="auto"/>
                <w:sz w:val="22"/>
                <w:lang w:eastAsia="en-US"/>
              </w:rPr>
              <w:t>eport</w:t>
            </w:r>
          </w:p>
          <w:p w:rsidR="003C7FE4" w:rsidP="003C7FE4" w:rsidRDefault="003C7FE4" w14:paraId="158A57BA" w14:textId="77777777">
            <w:pPr>
              <w:suppressAutoHyphens w:val="0"/>
              <w:overflowPunct/>
              <w:autoSpaceDE/>
              <w:textAlignment w:val="auto"/>
              <w:rPr>
                <w:rFonts w:cs="Times New Roman"/>
                <w:color w:val="auto"/>
                <w:sz w:val="22"/>
                <w:lang w:eastAsia="en-US"/>
              </w:rPr>
            </w:pPr>
            <w:r>
              <w:rPr>
                <w:rFonts w:cs="Times New Roman"/>
                <w:b/>
                <w:color w:val="auto"/>
                <w:sz w:val="22"/>
                <w:lang w:eastAsia="en-US"/>
              </w:rPr>
              <w:t>Generate Outcome R</w:t>
            </w:r>
            <w:r w:rsidRPr="00E81689">
              <w:rPr>
                <w:rFonts w:cs="Times New Roman"/>
                <w:b/>
                <w:color w:val="auto"/>
                <w:sz w:val="22"/>
                <w:lang w:eastAsia="en-US"/>
              </w:rPr>
              <w:t>eport</w:t>
            </w:r>
            <w:r w:rsidRPr="00E81689">
              <w:rPr>
                <w:rFonts w:cs="Times New Roman"/>
                <w:color w:val="auto"/>
                <w:sz w:val="22"/>
                <w:lang w:eastAsia="en-US"/>
              </w:rPr>
              <w:t xml:space="preserve"> </w:t>
            </w:r>
          </w:p>
          <w:p w:rsidRPr="003C7FE4" w:rsidR="00D72A03" w:rsidP="00D72A03" w:rsidRDefault="008636E3" w14:paraId="56A8E3D5" w14:textId="77777777">
            <w:pPr>
              <w:suppressAutoHyphens w:val="0"/>
              <w:overflowPunct/>
              <w:autoSpaceDE/>
              <w:textAlignment w:val="auto"/>
              <w:rPr>
                <w:rFonts w:cs="Times New Roman"/>
                <w:color w:val="auto"/>
                <w:sz w:val="22"/>
                <w:lang w:eastAsia="en-US"/>
              </w:rPr>
            </w:pPr>
            <w:r>
              <w:rPr>
                <w:rFonts w:cs="Times New Roman"/>
                <w:color w:val="auto"/>
                <w:sz w:val="22"/>
                <w:lang w:eastAsia="en-US"/>
              </w:rPr>
              <w:t>View data of a class, with student names</w:t>
            </w:r>
            <w:r w:rsidR="003C7FE4">
              <w:rPr>
                <w:rFonts w:cs="Times New Roman"/>
                <w:color w:val="auto"/>
                <w:sz w:val="22"/>
                <w:lang w:eastAsia="en-US"/>
              </w:rPr>
              <w:t xml:space="preserve"> redacted</w:t>
            </w:r>
            <w:r>
              <w:rPr>
                <w:rFonts w:cs="Times New Roman"/>
                <w:color w:val="auto"/>
                <w:sz w:val="22"/>
                <w:lang w:eastAsia="en-US"/>
              </w:rPr>
              <w:t>.</w:t>
            </w:r>
          </w:p>
        </w:tc>
      </w:tr>
      <w:tr w:rsidRPr="00E81689" w:rsidR="00D72A03" w:rsidTr="0AE29FBB" w14:paraId="73803228" w14:textId="77777777">
        <w:trPr>
          <w:trHeight w:val="1540"/>
        </w:trPr>
        <w:tc>
          <w:tcPr>
            <w:tcW w:w="1548" w:type="dxa"/>
          </w:tcPr>
          <w:p w:rsidRPr="00E81689" w:rsidR="00D72A03" w:rsidP="00D72A03" w:rsidRDefault="00D72A03" w14:paraId="310233B9"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Faculty member active</w:t>
            </w:r>
          </w:p>
        </w:tc>
        <w:tc>
          <w:tcPr>
            <w:tcW w:w="3240" w:type="dxa"/>
          </w:tcPr>
          <w:p w:rsidRPr="00E81689" w:rsidR="00D72A03" w:rsidP="00D72A03" w:rsidRDefault="00D72A03" w14:paraId="308CB0DD"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A permission that allows the user limited add, edit, view, and delete permissions to offerings they are associated with. The user is also allowed to generate C.O.R.E statics.</w:t>
            </w:r>
          </w:p>
        </w:tc>
        <w:tc>
          <w:tcPr>
            <w:tcW w:w="4770" w:type="dxa"/>
          </w:tcPr>
          <w:p w:rsidRPr="00E81689" w:rsidR="00D72A03" w:rsidP="00D72A03" w:rsidRDefault="00D72A03" w14:paraId="2AF8B7FD"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Add/remove students from course offering</w:t>
            </w:r>
          </w:p>
          <w:p w:rsidRPr="00E81689" w:rsidR="00D72A03" w:rsidP="00D72A03" w:rsidRDefault="00D72A03" w14:paraId="499387B9"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Add/edit/delete/view metric within course offering</w:t>
            </w:r>
          </w:p>
          <w:p w:rsidRPr="00E81689" w:rsidR="00D72A03" w:rsidP="00D72A03" w:rsidRDefault="00D72A03" w14:paraId="0E0D84C4" w14:textId="77777777">
            <w:pPr>
              <w:suppressAutoHyphens w:val="0"/>
              <w:overflowPunct/>
              <w:autoSpaceDE/>
              <w:textAlignment w:val="auto"/>
              <w:rPr>
                <w:rFonts w:cs="Times New Roman"/>
                <w:b/>
                <w:color w:val="auto"/>
                <w:sz w:val="22"/>
                <w:lang w:eastAsia="en-US"/>
              </w:rPr>
            </w:pPr>
            <w:r w:rsidRPr="00E81689">
              <w:rPr>
                <w:rFonts w:cs="Times New Roman"/>
                <w:b/>
                <w:color w:val="auto"/>
                <w:sz w:val="22"/>
                <w:lang w:eastAsia="en-US"/>
              </w:rPr>
              <w:t>Add score(s) to metric</w:t>
            </w:r>
          </w:p>
          <w:p w:rsidRPr="00E81689" w:rsidR="00D72A03" w:rsidP="00D72A03" w:rsidRDefault="00D72A03" w14:paraId="49D89CE2"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Export list of students</w:t>
            </w:r>
          </w:p>
          <w:p w:rsidRPr="00E81689" w:rsidR="00D72A03" w:rsidP="00D72A03" w:rsidRDefault="00D72A03" w14:paraId="0CBD9237"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View course offering</w:t>
            </w:r>
          </w:p>
          <w:p w:rsidRPr="00E81689" w:rsidR="00D72A03" w:rsidP="00D72A03" w:rsidRDefault="00D72A03" w14:paraId="2673F47D"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Generate C.O.R.E. statistics</w:t>
            </w:r>
          </w:p>
        </w:tc>
      </w:tr>
      <w:tr w:rsidRPr="00E81689" w:rsidR="00D72A03" w:rsidTr="0AE29FBB" w14:paraId="4AAEC2B7" w14:textId="77777777">
        <w:trPr>
          <w:trHeight w:val="785"/>
        </w:trPr>
        <w:tc>
          <w:tcPr>
            <w:tcW w:w="1548" w:type="dxa"/>
          </w:tcPr>
          <w:p w:rsidRPr="00E81689" w:rsidR="00D72A03" w:rsidP="0AE29FBB" w:rsidRDefault="0AE29FBB" w14:paraId="1F56D3E4" w14:textId="77777777">
            <w:pPr>
              <w:suppressAutoHyphens w:val="0"/>
              <w:overflowPunct/>
              <w:autoSpaceDE/>
              <w:textAlignment w:val="auto"/>
              <w:rPr>
                <w:rFonts w:cs="Times New Roman"/>
                <w:color w:val="auto"/>
                <w:sz w:val="22"/>
                <w:szCs w:val="22"/>
                <w:lang w:eastAsia="en-US"/>
              </w:rPr>
            </w:pPr>
            <w:commentRangeStart w:id="40"/>
            <w:r w:rsidRPr="0AE29FBB">
              <w:rPr>
                <w:rFonts w:cs="Times New Roman"/>
                <w:color w:val="auto"/>
                <w:sz w:val="22"/>
                <w:szCs w:val="22"/>
                <w:lang w:eastAsia="en-US"/>
              </w:rPr>
              <w:t>Faculty member inactive</w:t>
            </w:r>
            <w:commentRangeEnd w:id="40"/>
            <w:r w:rsidR="00D72A03">
              <w:rPr>
                <w:rStyle w:val="CommentReference"/>
              </w:rPr>
              <w:commentReference w:id="40"/>
            </w:r>
          </w:p>
        </w:tc>
        <w:tc>
          <w:tcPr>
            <w:tcW w:w="3240" w:type="dxa"/>
          </w:tcPr>
          <w:p w:rsidRPr="00E81689" w:rsidR="00D72A03" w:rsidP="00D72A03" w:rsidRDefault="00D72A03" w14:paraId="3AAA0537"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 xml:space="preserve">A permission for ex faculty members. Meant to help preserve data for historical reference. </w:t>
            </w:r>
          </w:p>
        </w:tc>
        <w:tc>
          <w:tcPr>
            <w:tcW w:w="4770" w:type="dxa"/>
          </w:tcPr>
          <w:p w:rsidRPr="00E81689" w:rsidR="00D72A03" w:rsidP="00D72A03" w:rsidRDefault="00D72A03" w14:paraId="214549CD" w14:textId="77777777">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None</w:t>
            </w:r>
          </w:p>
        </w:tc>
      </w:tr>
    </w:tbl>
    <w:p w:rsidR="00D72A03" w:rsidP="00D72A03" w:rsidRDefault="00D72A03" w14:paraId="55697A64" w14:textId="77777777"/>
    <w:p w:rsidR="00D72A03" w:rsidP="00D72A03" w:rsidRDefault="00D72A03" w14:paraId="7167BDFE" w14:textId="77777777">
      <w:pPr>
        <w:tabs>
          <w:tab w:val="left" w:pos="1440"/>
        </w:tabs>
      </w:pPr>
      <w:r>
        <w:tab/>
      </w:r>
    </w:p>
    <w:p w:rsidR="0023144E" w:rsidP="00D72A03" w:rsidRDefault="0023144E" w14:paraId="0444C7F7" w14:textId="77777777">
      <w:pPr>
        <w:tabs>
          <w:tab w:val="left" w:pos="1440"/>
        </w:tabs>
      </w:pPr>
    </w:p>
    <w:p w:rsidR="0023144E" w:rsidP="00D72A03" w:rsidRDefault="0023144E" w14:paraId="490E4DE1" w14:textId="77777777">
      <w:pPr>
        <w:tabs>
          <w:tab w:val="left" w:pos="1440"/>
        </w:tabs>
      </w:pPr>
    </w:p>
    <w:p w:rsidR="0023144E" w:rsidP="00D72A03" w:rsidRDefault="0023144E" w14:paraId="6B0896BB" w14:textId="77777777">
      <w:pPr>
        <w:tabs>
          <w:tab w:val="left" w:pos="1440"/>
        </w:tabs>
      </w:pPr>
    </w:p>
    <w:p w:rsidR="0023144E" w:rsidP="00D72A03" w:rsidRDefault="0023144E" w14:paraId="39907D19" w14:textId="77777777">
      <w:pPr>
        <w:tabs>
          <w:tab w:val="left" w:pos="1440"/>
        </w:tabs>
      </w:pPr>
    </w:p>
    <w:p w:rsidR="0023144E" w:rsidP="00D72A03" w:rsidRDefault="0023144E" w14:paraId="7F83CE53" w14:textId="77777777">
      <w:pPr>
        <w:tabs>
          <w:tab w:val="left" w:pos="1440"/>
        </w:tabs>
      </w:pPr>
    </w:p>
    <w:p w:rsidR="0023144E" w:rsidP="00D72A03" w:rsidRDefault="0023144E" w14:paraId="2D43E709" w14:textId="77777777">
      <w:pPr>
        <w:tabs>
          <w:tab w:val="left" w:pos="1440"/>
        </w:tabs>
      </w:pPr>
    </w:p>
    <w:p w:rsidR="0023144E" w:rsidP="00D72A03" w:rsidRDefault="0023144E" w14:paraId="52176750" w14:textId="77777777">
      <w:pPr>
        <w:tabs>
          <w:tab w:val="left" w:pos="1440"/>
        </w:tabs>
      </w:pPr>
    </w:p>
    <w:p w:rsidR="0023144E" w:rsidP="00D72A03" w:rsidRDefault="0023144E" w14:paraId="1C9AAC5E" w14:textId="77777777">
      <w:pPr>
        <w:tabs>
          <w:tab w:val="left" w:pos="1440"/>
        </w:tabs>
      </w:pPr>
    </w:p>
    <w:p w:rsidRPr="00D72A03" w:rsidR="0023144E" w:rsidP="00D72A03" w:rsidRDefault="0023144E" w14:paraId="6351FFAC" w14:textId="77777777">
      <w:pPr>
        <w:tabs>
          <w:tab w:val="left" w:pos="1440"/>
        </w:tabs>
      </w:pPr>
    </w:p>
    <w:p w:rsidR="00E81689" w:rsidP="004545F7" w:rsidRDefault="0AE29FBB" w14:paraId="6EA64ABF" w14:textId="77777777">
      <w:pPr>
        <w:pStyle w:val="Heading2"/>
        <w:numPr>
          <w:ilvl w:val="1"/>
          <w:numId w:val="13"/>
        </w:numPr>
      </w:pPr>
      <w:bookmarkStart w:name="_Toc418500249" w:id="41"/>
      <w:commentRangeStart w:id="42"/>
      <w:r>
        <w:t>Use Cases</w:t>
      </w:r>
      <w:bookmarkEnd w:id="41"/>
    </w:p>
    <w:p w:rsidRPr="000A0E69" w:rsidR="008727B3" w:rsidP="00D72A03" w:rsidRDefault="008727B3" w14:paraId="0EC6A919" w14:textId="77777777"/>
    <w:tbl>
      <w:tblPr>
        <w:tblW w:w="0" w:type="auto"/>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000" w:firstRow="0" w:lastRow="0" w:firstColumn="0" w:lastColumn="0" w:noHBand="0" w:noVBand="0"/>
      </w:tblPr>
      <w:tblGrid>
        <w:gridCol w:w="1728"/>
        <w:gridCol w:w="2520"/>
        <w:gridCol w:w="1980"/>
        <w:gridCol w:w="2629"/>
      </w:tblGrid>
      <w:tr w:rsidRPr="007B5C5A" w:rsidR="00B95801" w:rsidTr="00D4671D" w14:paraId="37F756AE" w14:textId="77777777">
        <w:tc>
          <w:tcPr>
            <w:tcW w:w="1728" w:type="dxa"/>
          </w:tcPr>
          <w:p w:rsidRPr="007B5C5A" w:rsidR="00B95801" w:rsidP="00D4671D" w:rsidRDefault="00B95801" w14:paraId="301AB87A" w14:textId="77777777">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lastRenderedPageBreak/>
              <w:t>Use Case Name:</w:t>
            </w:r>
          </w:p>
        </w:tc>
        <w:tc>
          <w:tcPr>
            <w:tcW w:w="7129" w:type="dxa"/>
            <w:gridSpan w:val="3"/>
          </w:tcPr>
          <w:p w:rsidRPr="007B5C5A" w:rsidR="00B95801" w:rsidP="00D4671D" w:rsidRDefault="00B95801" w14:paraId="65A2F0B0" w14:textId="77777777">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Add Student Score(s) to Metric</w:t>
            </w:r>
          </w:p>
        </w:tc>
      </w:tr>
      <w:tr w:rsidRPr="007B5C5A" w:rsidR="00B95801" w:rsidTr="00D4671D" w14:paraId="2F18183B" w14:textId="77777777">
        <w:tc>
          <w:tcPr>
            <w:tcW w:w="1728" w:type="dxa"/>
          </w:tcPr>
          <w:p w:rsidRPr="007B5C5A" w:rsidR="00B95801" w:rsidP="00D4671D" w:rsidRDefault="00B95801" w14:paraId="2EE1955D" w14:textId="77777777">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Created By:</w:t>
            </w:r>
          </w:p>
        </w:tc>
        <w:tc>
          <w:tcPr>
            <w:tcW w:w="2520" w:type="dxa"/>
          </w:tcPr>
          <w:p w:rsidRPr="007B5C5A" w:rsidR="00B95801" w:rsidP="00D4671D" w:rsidRDefault="00B95801" w14:paraId="6846A218" w14:textId="77777777">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ESOF 328 students</w:t>
            </w:r>
          </w:p>
        </w:tc>
        <w:tc>
          <w:tcPr>
            <w:tcW w:w="1980" w:type="dxa"/>
          </w:tcPr>
          <w:p w:rsidRPr="007B5C5A" w:rsidR="00B95801" w:rsidP="00D4671D" w:rsidRDefault="00B95801" w14:paraId="2F2D0692" w14:textId="77777777">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Last Updated By:</w:t>
            </w:r>
          </w:p>
        </w:tc>
        <w:tc>
          <w:tcPr>
            <w:tcW w:w="2629" w:type="dxa"/>
          </w:tcPr>
          <w:p w:rsidRPr="007B5C5A" w:rsidR="00B95801" w:rsidP="00D4671D" w:rsidRDefault="00B95801" w14:paraId="1D7FA420" w14:textId="77777777">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Celia Schahczenski</w:t>
            </w:r>
          </w:p>
        </w:tc>
      </w:tr>
      <w:tr w:rsidRPr="007B5C5A" w:rsidR="00B95801" w:rsidTr="00D4671D" w14:paraId="30327E95" w14:textId="77777777">
        <w:tc>
          <w:tcPr>
            <w:tcW w:w="1728" w:type="dxa"/>
          </w:tcPr>
          <w:p w:rsidRPr="007B5C5A" w:rsidR="00B95801" w:rsidP="00D4671D" w:rsidRDefault="00B95801" w14:paraId="4AE63088" w14:textId="77777777">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Date Created:</w:t>
            </w:r>
          </w:p>
        </w:tc>
        <w:tc>
          <w:tcPr>
            <w:tcW w:w="2520" w:type="dxa"/>
          </w:tcPr>
          <w:p w:rsidRPr="007B5C5A" w:rsidR="00B95801" w:rsidP="00D4671D" w:rsidRDefault="00B95801" w14:paraId="1E4ED98A" w14:textId="77777777">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2/17/2015</w:t>
            </w:r>
          </w:p>
        </w:tc>
        <w:tc>
          <w:tcPr>
            <w:tcW w:w="1980" w:type="dxa"/>
          </w:tcPr>
          <w:p w:rsidRPr="007B5C5A" w:rsidR="00B95801" w:rsidP="00D4671D" w:rsidRDefault="00B95801" w14:paraId="57EDFE59" w14:textId="77777777">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Date Last Updated:</w:t>
            </w:r>
          </w:p>
        </w:tc>
        <w:tc>
          <w:tcPr>
            <w:tcW w:w="2629" w:type="dxa"/>
          </w:tcPr>
          <w:p w:rsidRPr="007B5C5A" w:rsidR="00B95801" w:rsidP="00D4671D" w:rsidRDefault="00B95801" w14:paraId="36C00560" w14:textId="77777777">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3/4/2015</w:t>
            </w:r>
          </w:p>
        </w:tc>
      </w:tr>
    </w:tbl>
    <w:p w:rsidRPr="007B5C5A" w:rsidR="00B95801" w:rsidP="00B95801" w:rsidRDefault="00B95801" w14:paraId="720C42D7" w14:textId="77777777">
      <w:pPr>
        <w:suppressAutoHyphens w:val="0"/>
        <w:overflowPunct/>
        <w:autoSpaceDE/>
        <w:textAlignment w:val="auto"/>
        <w:rPr>
          <w:rFonts w:cs="Times New Roman"/>
          <w:color w:val="auto"/>
          <w:sz w:val="22"/>
          <w:lang w:eastAsia="en-US"/>
        </w:rPr>
      </w:pPr>
    </w:p>
    <w:tbl>
      <w:tblPr>
        <w:tblW w:w="0" w:type="auto"/>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000" w:firstRow="0" w:lastRow="0" w:firstColumn="0" w:lastColumn="0" w:noHBand="0" w:noVBand="0"/>
      </w:tblPr>
      <w:tblGrid>
        <w:gridCol w:w="2628"/>
        <w:gridCol w:w="6228"/>
      </w:tblGrid>
      <w:tr w:rsidRPr="007B5C5A" w:rsidR="00B95801" w:rsidTr="00D4671D" w14:paraId="12E0AC90" w14:textId="77777777">
        <w:tc>
          <w:tcPr>
            <w:tcW w:w="2628" w:type="dxa"/>
          </w:tcPr>
          <w:p w:rsidRPr="007B5C5A" w:rsidR="00B95801" w:rsidP="00D4671D" w:rsidRDefault="00B95801" w14:paraId="1017F4DB" w14:textId="77777777">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Actors:</w:t>
            </w:r>
          </w:p>
        </w:tc>
        <w:tc>
          <w:tcPr>
            <w:tcW w:w="6228" w:type="dxa"/>
          </w:tcPr>
          <w:p w:rsidRPr="007B5C5A" w:rsidR="00B95801" w:rsidP="00D4671D" w:rsidRDefault="00B95801" w14:paraId="14600681" w14:textId="77777777">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Faculty member</w:t>
            </w:r>
          </w:p>
        </w:tc>
      </w:tr>
      <w:tr w:rsidRPr="007B5C5A" w:rsidR="00B95801" w:rsidTr="00D4671D" w14:paraId="767E3784" w14:textId="77777777">
        <w:tc>
          <w:tcPr>
            <w:tcW w:w="2628" w:type="dxa"/>
          </w:tcPr>
          <w:p w:rsidRPr="007B5C5A" w:rsidR="00B95801" w:rsidP="00D4671D" w:rsidRDefault="00B95801" w14:paraId="6BA38138" w14:textId="77777777">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Description:</w:t>
            </w:r>
          </w:p>
        </w:tc>
        <w:tc>
          <w:tcPr>
            <w:tcW w:w="6228" w:type="dxa"/>
          </w:tcPr>
          <w:p w:rsidRPr="007B5C5A" w:rsidR="00B95801" w:rsidP="00D4671D" w:rsidRDefault="00B95801" w14:paraId="26700B0A" w14:textId="77777777">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 xml:space="preserve">A faculty member enters a student score, or multiple students’ scores, to a metric. </w:t>
            </w:r>
          </w:p>
        </w:tc>
      </w:tr>
      <w:tr w:rsidRPr="007B5C5A" w:rsidR="00B95801" w:rsidTr="00D4671D" w14:paraId="359AE360" w14:textId="77777777">
        <w:tc>
          <w:tcPr>
            <w:tcW w:w="2628" w:type="dxa"/>
          </w:tcPr>
          <w:p w:rsidRPr="007B5C5A" w:rsidR="00B95801" w:rsidP="00D4671D" w:rsidRDefault="00B95801" w14:paraId="2218C3E0" w14:textId="77777777">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Trigger:</w:t>
            </w:r>
          </w:p>
        </w:tc>
        <w:tc>
          <w:tcPr>
            <w:tcW w:w="6228" w:type="dxa"/>
          </w:tcPr>
          <w:p w:rsidRPr="007B5C5A" w:rsidR="00B95801" w:rsidP="00D4671D" w:rsidRDefault="00B95801" w14:paraId="680A9CDF" w14:textId="77777777">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Faculty member has created a metric and wants to enter student scores for the metric</w:t>
            </w:r>
          </w:p>
        </w:tc>
      </w:tr>
      <w:tr w:rsidRPr="007B5C5A" w:rsidR="00B95801" w:rsidTr="00D4671D" w14:paraId="6B5EFCBD" w14:textId="77777777">
        <w:tc>
          <w:tcPr>
            <w:tcW w:w="2628" w:type="dxa"/>
          </w:tcPr>
          <w:p w:rsidRPr="007B5C5A" w:rsidR="00B95801" w:rsidP="00D4671D" w:rsidRDefault="00B95801" w14:paraId="1E4CDE3F" w14:textId="77777777">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Preconditions:</w:t>
            </w:r>
          </w:p>
        </w:tc>
        <w:tc>
          <w:tcPr>
            <w:tcW w:w="6228" w:type="dxa"/>
          </w:tcPr>
          <w:p w:rsidRPr="007B5C5A" w:rsidR="00B95801" w:rsidP="00D4671D" w:rsidRDefault="00B95801" w14:paraId="086EE2DF" w14:textId="77777777">
            <w:pPr>
              <w:numPr>
                <w:ilvl w:val="0"/>
                <w:numId w:val="4"/>
              </w:numPr>
              <w:suppressAutoHyphens w:val="0"/>
              <w:overflowPunct/>
              <w:autoSpaceDE/>
              <w:textAlignment w:val="auto"/>
              <w:rPr>
                <w:rFonts w:cs="Times New Roman"/>
                <w:color w:val="auto"/>
                <w:sz w:val="22"/>
                <w:lang w:eastAsia="en-US"/>
              </w:rPr>
            </w:pPr>
            <w:r w:rsidRPr="007B5C5A">
              <w:rPr>
                <w:rFonts w:cs="Times New Roman"/>
                <w:color w:val="auto"/>
                <w:sz w:val="22"/>
                <w:lang w:eastAsia="en-US"/>
              </w:rPr>
              <w:t>Faculty member is logged into AbOut</w:t>
            </w:r>
          </w:p>
          <w:p w:rsidRPr="007B5C5A" w:rsidR="00B95801" w:rsidP="00D4671D" w:rsidRDefault="00B95801" w14:paraId="16BEBF17" w14:textId="77777777">
            <w:pPr>
              <w:numPr>
                <w:ilvl w:val="0"/>
                <w:numId w:val="4"/>
              </w:numPr>
              <w:suppressAutoHyphens w:val="0"/>
              <w:overflowPunct/>
              <w:autoSpaceDE/>
              <w:textAlignment w:val="auto"/>
              <w:rPr>
                <w:rFonts w:cs="Times New Roman"/>
                <w:color w:val="auto"/>
                <w:sz w:val="22"/>
                <w:lang w:eastAsia="en-US"/>
              </w:rPr>
            </w:pPr>
            <w:r w:rsidRPr="007B5C5A">
              <w:rPr>
                <w:rFonts w:cs="Times New Roman"/>
                <w:color w:val="auto"/>
                <w:sz w:val="22"/>
                <w:lang w:eastAsia="en-US"/>
              </w:rPr>
              <w:t>Faculty member is within a course offering which (s)he is teaching and has created a metric for the offering by entering a description of the metric, its maximum number of points and at least one outcome which it measures</w:t>
            </w:r>
          </w:p>
          <w:p w:rsidRPr="007B5C5A" w:rsidR="00B95801" w:rsidP="00D4671D" w:rsidRDefault="00B95801" w14:paraId="16068966" w14:textId="77777777">
            <w:pPr>
              <w:numPr>
                <w:ilvl w:val="0"/>
                <w:numId w:val="4"/>
              </w:numPr>
              <w:suppressAutoHyphens w:val="0"/>
              <w:overflowPunct/>
              <w:autoSpaceDE/>
              <w:textAlignment w:val="auto"/>
              <w:rPr>
                <w:rFonts w:cs="Times New Roman"/>
                <w:color w:val="auto"/>
                <w:sz w:val="22"/>
                <w:lang w:eastAsia="en-US"/>
              </w:rPr>
            </w:pPr>
            <w:r w:rsidRPr="007B5C5A">
              <w:rPr>
                <w:rFonts w:cs="Times New Roman"/>
                <w:color w:val="auto"/>
                <w:sz w:val="22"/>
                <w:lang w:eastAsia="en-US"/>
              </w:rPr>
              <w:t xml:space="preserve">There is at least one student in the course offering </w:t>
            </w:r>
          </w:p>
        </w:tc>
      </w:tr>
      <w:tr w:rsidRPr="007B5C5A" w:rsidR="00B95801" w:rsidTr="00D4671D" w14:paraId="2964FCCC" w14:textId="77777777">
        <w:tc>
          <w:tcPr>
            <w:tcW w:w="2628" w:type="dxa"/>
          </w:tcPr>
          <w:p w:rsidRPr="007B5C5A" w:rsidR="00B95801" w:rsidP="00D4671D" w:rsidRDefault="00B95801" w14:paraId="2168CAD8" w14:textId="77777777">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Post</w:t>
            </w:r>
            <w:ins w:author="Mack" w:date="2015-04-19T17:13:00Z" w:id="43">
              <w:r w:rsidR="00640ABC">
                <w:rPr>
                  <w:rFonts w:cs="Times New Roman"/>
                  <w:color w:val="auto"/>
                  <w:sz w:val="22"/>
                  <w:lang w:eastAsia="en-US"/>
                </w:rPr>
                <w:t xml:space="preserve"> </w:t>
              </w:r>
            </w:ins>
            <w:r w:rsidRPr="007B5C5A">
              <w:rPr>
                <w:rFonts w:cs="Times New Roman"/>
                <w:color w:val="auto"/>
                <w:sz w:val="22"/>
                <w:lang w:eastAsia="en-US"/>
              </w:rPr>
              <w:t>conditions:</w:t>
            </w:r>
          </w:p>
        </w:tc>
        <w:tc>
          <w:tcPr>
            <w:tcW w:w="6228" w:type="dxa"/>
          </w:tcPr>
          <w:p w:rsidRPr="007B5C5A" w:rsidR="00B95801" w:rsidP="00D4671D" w:rsidRDefault="00B95801" w14:paraId="1467875B" w14:textId="77777777">
            <w:pPr>
              <w:numPr>
                <w:ilvl w:val="0"/>
                <w:numId w:val="5"/>
              </w:numPr>
              <w:suppressAutoHyphens w:val="0"/>
              <w:overflowPunct/>
              <w:autoSpaceDE/>
              <w:textAlignment w:val="auto"/>
              <w:rPr>
                <w:rFonts w:cs="Times New Roman"/>
                <w:color w:val="auto"/>
                <w:sz w:val="22"/>
                <w:lang w:eastAsia="en-US"/>
              </w:rPr>
            </w:pPr>
            <w:r w:rsidRPr="007B5C5A">
              <w:rPr>
                <w:rFonts w:cs="Times New Roman"/>
                <w:color w:val="auto"/>
                <w:sz w:val="22"/>
                <w:lang w:eastAsia="en-US"/>
              </w:rPr>
              <w:t>The score(s) entered are stored in AbOut</w:t>
            </w:r>
          </w:p>
        </w:tc>
      </w:tr>
      <w:tr w:rsidRPr="007B5C5A" w:rsidR="00B95801" w:rsidTr="00D4671D" w14:paraId="4D3AB130" w14:textId="77777777">
        <w:tc>
          <w:tcPr>
            <w:tcW w:w="2628" w:type="dxa"/>
          </w:tcPr>
          <w:p w:rsidRPr="007B5C5A" w:rsidR="00B95801" w:rsidP="00D4671D" w:rsidRDefault="00B95801" w14:paraId="3C526D3D" w14:textId="77777777">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Normal Flow:</w:t>
            </w:r>
          </w:p>
        </w:tc>
        <w:tc>
          <w:tcPr>
            <w:tcW w:w="6228" w:type="dxa"/>
          </w:tcPr>
          <w:p w:rsidRPr="007B5C5A" w:rsidR="00B95801" w:rsidP="00D4671D" w:rsidRDefault="00B95801" w14:paraId="3ACCDEA0" w14:textId="77777777">
            <w:pPr>
              <w:numPr>
                <w:ilvl w:val="1"/>
                <w:numId w:val="6"/>
              </w:numPr>
              <w:suppressAutoHyphens w:val="0"/>
              <w:overflowPunct/>
              <w:autoSpaceDE/>
              <w:textAlignment w:val="auto"/>
              <w:rPr>
                <w:rFonts w:cs="Times New Roman"/>
                <w:b/>
                <w:color w:val="auto"/>
                <w:sz w:val="22"/>
                <w:lang w:eastAsia="en-US"/>
              </w:rPr>
            </w:pPr>
            <w:r w:rsidRPr="007B5C5A">
              <w:rPr>
                <w:rFonts w:cs="Times New Roman"/>
                <w:b/>
                <w:color w:val="auto"/>
                <w:sz w:val="22"/>
                <w:lang w:eastAsia="en-US"/>
              </w:rPr>
              <w:t>Enter a single score.</w:t>
            </w:r>
          </w:p>
          <w:p w:rsidRPr="007B5C5A" w:rsidR="00B95801" w:rsidP="00D4671D" w:rsidRDefault="00B95801" w14:paraId="56162E15" w14:textId="77777777">
            <w:pPr>
              <w:numPr>
                <w:ilvl w:val="0"/>
                <w:numId w:val="7"/>
              </w:numPr>
              <w:suppressAutoHyphens w:val="0"/>
              <w:overflowPunct/>
              <w:autoSpaceDE/>
              <w:contextualSpacing/>
              <w:textAlignment w:val="auto"/>
              <w:rPr>
                <w:rFonts w:cs="Times New Roman"/>
                <w:color w:val="auto"/>
                <w:sz w:val="22"/>
                <w:lang w:eastAsia="en-US"/>
              </w:rPr>
            </w:pPr>
            <w:r w:rsidRPr="007B5C5A">
              <w:rPr>
                <w:rFonts w:cs="Times New Roman"/>
                <w:color w:val="auto"/>
                <w:sz w:val="22"/>
                <w:lang w:eastAsia="en-US"/>
              </w:rPr>
              <w:t xml:space="preserve">Faculty member inputs the number of points a student earned on the metric. </w:t>
            </w:r>
          </w:p>
          <w:p w:rsidRPr="007B5C5A" w:rsidR="00B95801" w:rsidP="00D4671D" w:rsidRDefault="00B95801" w14:paraId="19BDE468" w14:textId="77777777">
            <w:pPr>
              <w:numPr>
                <w:ilvl w:val="0"/>
                <w:numId w:val="7"/>
              </w:numPr>
              <w:suppressAutoHyphens w:val="0"/>
              <w:overflowPunct/>
              <w:autoSpaceDE/>
              <w:contextualSpacing/>
              <w:textAlignment w:val="auto"/>
              <w:rPr>
                <w:rFonts w:cs="Times New Roman"/>
                <w:color w:val="auto"/>
                <w:sz w:val="22"/>
                <w:lang w:eastAsia="en-US"/>
              </w:rPr>
            </w:pPr>
            <w:r w:rsidRPr="007B5C5A">
              <w:rPr>
                <w:rFonts w:cs="Times New Roman"/>
                <w:color w:val="auto"/>
                <w:sz w:val="22"/>
                <w:lang w:eastAsia="en-US"/>
              </w:rPr>
              <w:t xml:space="preserve">Faculty indicates “save” </w:t>
            </w:r>
          </w:p>
          <w:p w:rsidRPr="007B5C5A" w:rsidR="00B95801" w:rsidP="00D4671D" w:rsidRDefault="00B95801" w14:paraId="271AA186" w14:textId="77777777">
            <w:pPr>
              <w:numPr>
                <w:ilvl w:val="0"/>
                <w:numId w:val="7"/>
              </w:numPr>
              <w:suppressAutoHyphens w:val="0"/>
              <w:overflowPunct/>
              <w:autoSpaceDE/>
              <w:contextualSpacing/>
              <w:textAlignment w:val="auto"/>
              <w:rPr>
                <w:rFonts w:cs="Times New Roman"/>
                <w:color w:val="auto"/>
                <w:sz w:val="22"/>
                <w:lang w:eastAsia="en-US"/>
              </w:rPr>
            </w:pPr>
            <w:r w:rsidRPr="007B5C5A">
              <w:rPr>
                <w:rFonts w:cs="Times New Roman"/>
                <w:color w:val="auto"/>
                <w:sz w:val="22"/>
                <w:lang w:eastAsia="en-US"/>
              </w:rPr>
              <w:t>The percentage(s) for the score(s) have been updated</w:t>
            </w:r>
          </w:p>
          <w:p w:rsidRPr="007B5C5A" w:rsidR="00B95801" w:rsidP="00D4671D" w:rsidRDefault="00B95801" w14:paraId="775BDC41" w14:textId="77777777">
            <w:pPr>
              <w:numPr>
                <w:ilvl w:val="0"/>
                <w:numId w:val="7"/>
              </w:numPr>
              <w:suppressAutoHyphens w:val="0"/>
              <w:overflowPunct/>
              <w:autoSpaceDE/>
              <w:contextualSpacing/>
              <w:textAlignment w:val="auto"/>
              <w:rPr>
                <w:rFonts w:cs="Times New Roman"/>
                <w:color w:val="auto"/>
                <w:sz w:val="22"/>
                <w:lang w:eastAsia="en-US"/>
              </w:rPr>
            </w:pPr>
            <w:r w:rsidRPr="007B5C5A">
              <w:rPr>
                <w:rFonts w:cs="Times New Roman"/>
                <w:color w:val="auto"/>
                <w:sz w:val="22"/>
                <w:lang w:eastAsia="en-US"/>
              </w:rPr>
              <w:t>A message informing the user that the scores were saved is displayed</w:t>
            </w:r>
          </w:p>
        </w:tc>
      </w:tr>
      <w:tr w:rsidRPr="007B5C5A" w:rsidR="00B95801" w:rsidTr="00D4671D" w14:paraId="1BCD2D5A" w14:textId="77777777">
        <w:tc>
          <w:tcPr>
            <w:tcW w:w="2628" w:type="dxa"/>
          </w:tcPr>
          <w:p w:rsidRPr="007B5C5A" w:rsidR="00B95801" w:rsidP="00D4671D" w:rsidRDefault="00B95801" w14:paraId="371031CB" w14:textId="77777777">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Alternative Flows:</w:t>
            </w:r>
          </w:p>
        </w:tc>
        <w:tc>
          <w:tcPr>
            <w:tcW w:w="6228" w:type="dxa"/>
          </w:tcPr>
          <w:p w:rsidRPr="007B5C5A" w:rsidR="00B95801" w:rsidP="00D4671D" w:rsidRDefault="00B95801" w14:paraId="0B7CFEA5" w14:textId="77777777">
            <w:pPr>
              <w:suppressAutoHyphens w:val="0"/>
              <w:overflowPunct/>
              <w:autoSpaceDE/>
              <w:textAlignment w:val="auto"/>
              <w:rPr>
                <w:rFonts w:cs="Times New Roman"/>
                <w:b/>
                <w:color w:val="auto"/>
                <w:sz w:val="22"/>
                <w:lang w:eastAsia="en-US"/>
              </w:rPr>
            </w:pPr>
            <w:proofErr w:type="gramStart"/>
            <w:r w:rsidRPr="007B5C5A">
              <w:rPr>
                <w:rFonts w:cs="Times New Roman"/>
                <w:b/>
                <w:color w:val="auto"/>
                <w:sz w:val="22"/>
                <w:lang w:eastAsia="en-US"/>
              </w:rPr>
              <w:t>1.1  Faculty</w:t>
            </w:r>
            <w:proofErr w:type="gramEnd"/>
            <w:r w:rsidRPr="007B5C5A">
              <w:rPr>
                <w:rFonts w:cs="Times New Roman"/>
                <w:b/>
                <w:color w:val="auto"/>
                <w:sz w:val="22"/>
                <w:lang w:eastAsia="en-US"/>
              </w:rPr>
              <w:t xml:space="preserve"> member enters multiple scores (branch before step 1)</w:t>
            </w:r>
          </w:p>
          <w:p w:rsidRPr="007B5C5A" w:rsidR="00B95801" w:rsidP="00D4671D" w:rsidRDefault="00B95801" w14:paraId="03C5A5AD" w14:textId="77777777">
            <w:pPr>
              <w:numPr>
                <w:ilvl w:val="0"/>
                <w:numId w:val="8"/>
              </w:numPr>
              <w:suppressAutoHyphens w:val="0"/>
              <w:overflowPunct/>
              <w:autoSpaceDE/>
              <w:contextualSpacing/>
              <w:textAlignment w:val="auto"/>
              <w:rPr>
                <w:rFonts w:cs="Times New Roman"/>
                <w:color w:val="auto"/>
                <w:sz w:val="22"/>
                <w:lang w:eastAsia="en-US"/>
              </w:rPr>
            </w:pPr>
            <w:r w:rsidRPr="007B5C5A">
              <w:rPr>
                <w:rFonts w:cs="Times New Roman"/>
                <w:color w:val="auto"/>
                <w:sz w:val="22"/>
                <w:lang w:eastAsia="en-US"/>
              </w:rPr>
              <w:t>Faculty member has a list of newline separated values in the clipboard</w:t>
            </w:r>
          </w:p>
          <w:p w:rsidRPr="007B5C5A" w:rsidR="00B95801" w:rsidP="00D4671D" w:rsidRDefault="00B95801" w14:paraId="2536FBCF" w14:textId="77777777">
            <w:pPr>
              <w:numPr>
                <w:ilvl w:val="0"/>
                <w:numId w:val="8"/>
              </w:numPr>
              <w:suppressAutoHyphens w:val="0"/>
              <w:overflowPunct/>
              <w:autoSpaceDE/>
              <w:contextualSpacing/>
              <w:textAlignment w:val="auto"/>
              <w:rPr>
                <w:rFonts w:cs="Times New Roman"/>
                <w:color w:val="auto"/>
                <w:sz w:val="22"/>
                <w:lang w:eastAsia="en-US"/>
              </w:rPr>
            </w:pPr>
            <w:r w:rsidRPr="007B5C5A">
              <w:rPr>
                <w:rFonts w:cs="Times New Roman"/>
                <w:color w:val="auto"/>
                <w:sz w:val="22"/>
                <w:lang w:eastAsia="en-US"/>
              </w:rPr>
              <w:t>Faculty member inputs these scores (return to step 2)</w:t>
            </w:r>
          </w:p>
          <w:p w:rsidRPr="007B5C5A" w:rsidR="00B95801" w:rsidP="00D4671D" w:rsidRDefault="00B95801" w14:paraId="26818D76" w14:textId="77777777">
            <w:pPr>
              <w:suppressAutoHyphens w:val="0"/>
              <w:overflowPunct/>
              <w:autoSpaceDE/>
              <w:textAlignment w:val="auto"/>
              <w:rPr>
                <w:rFonts w:cs="Times New Roman"/>
                <w:color w:val="auto"/>
                <w:sz w:val="22"/>
                <w:lang w:eastAsia="en-US"/>
              </w:rPr>
            </w:pPr>
          </w:p>
          <w:p w:rsidRPr="007B5C5A" w:rsidR="00B95801" w:rsidP="00D4671D" w:rsidRDefault="00B95801" w14:paraId="65F5EE6C" w14:textId="77777777">
            <w:pPr>
              <w:suppressAutoHyphens w:val="0"/>
              <w:overflowPunct/>
              <w:autoSpaceDE/>
              <w:textAlignment w:val="auto"/>
              <w:rPr>
                <w:rFonts w:cs="Times New Roman"/>
                <w:b/>
                <w:color w:val="auto"/>
                <w:sz w:val="22"/>
                <w:lang w:eastAsia="en-US"/>
              </w:rPr>
            </w:pPr>
            <w:r w:rsidRPr="007B5C5A">
              <w:rPr>
                <w:rFonts w:cs="Times New Roman"/>
                <w:b/>
                <w:color w:val="auto"/>
                <w:sz w:val="22"/>
                <w:lang w:eastAsia="en-US"/>
              </w:rPr>
              <w:t>1.2 User indicates “reset” to undo recent edits (branch after step 1)</w:t>
            </w:r>
          </w:p>
          <w:p w:rsidRPr="007B5C5A" w:rsidR="00B95801" w:rsidP="00D4671D" w:rsidRDefault="00B95801" w14:paraId="71204F87" w14:textId="77777777">
            <w:pPr>
              <w:numPr>
                <w:ilvl w:val="0"/>
                <w:numId w:val="11"/>
              </w:numPr>
              <w:suppressAutoHyphens w:val="0"/>
              <w:overflowPunct/>
              <w:autoSpaceDE/>
              <w:contextualSpacing/>
              <w:textAlignment w:val="auto"/>
              <w:rPr>
                <w:rFonts w:cs="Times New Roman"/>
                <w:color w:val="auto"/>
                <w:sz w:val="22"/>
                <w:lang w:eastAsia="en-US"/>
              </w:rPr>
            </w:pPr>
            <w:r w:rsidRPr="007B5C5A">
              <w:rPr>
                <w:rFonts w:cs="Times New Roman"/>
                <w:color w:val="auto"/>
                <w:sz w:val="22"/>
                <w:lang w:eastAsia="en-US"/>
              </w:rPr>
              <w:t>User indicates “reset”</w:t>
            </w:r>
          </w:p>
          <w:p w:rsidRPr="007B5C5A" w:rsidR="00B95801" w:rsidP="00D4671D" w:rsidRDefault="00B95801" w14:paraId="3448915B" w14:textId="77777777">
            <w:pPr>
              <w:numPr>
                <w:ilvl w:val="0"/>
                <w:numId w:val="11"/>
              </w:numPr>
              <w:suppressAutoHyphens w:val="0"/>
              <w:overflowPunct/>
              <w:autoSpaceDE/>
              <w:contextualSpacing/>
              <w:textAlignment w:val="auto"/>
              <w:rPr>
                <w:rFonts w:cs="Times New Roman"/>
                <w:color w:val="auto"/>
                <w:sz w:val="22"/>
                <w:lang w:eastAsia="en-US"/>
              </w:rPr>
            </w:pPr>
            <w:r w:rsidRPr="007B5C5A">
              <w:rPr>
                <w:rFonts w:cs="Times New Roman"/>
                <w:color w:val="auto"/>
                <w:sz w:val="22"/>
                <w:lang w:eastAsia="en-US"/>
              </w:rPr>
              <w:t xml:space="preserve">Entered information is set back to previous </w:t>
            </w:r>
            <w:proofErr w:type="gramStart"/>
            <w:r w:rsidRPr="007B5C5A">
              <w:rPr>
                <w:rFonts w:cs="Times New Roman"/>
                <w:color w:val="auto"/>
                <w:sz w:val="22"/>
                <w:lang w:eastAsia="en-US"/>
              </w:rPr>
              <w:t>values  (</w:t>
            </w:r>
            <w:proofErr w:type="gramEnd"/>
            <w:r w:rsidRPr="007B5C5A">
              <w:rPr>
                <w:rFonts w:cs="Times New Roman"/>
                <w:color w:val="auto"/>
                <w:sz w:val="22"/>
                <w:lang w:eastAsia="en-US"/>
              </w:rPr>
              <w:t>return to step 1)</w:t>
            </w:r>
          </w:p>
        </w:tc>
      </w:tr>
      <w:tr w:rsidRPr="007B5C5A" w:rsidR="00B95801" w:rsidTr="00D4671D" w14:paraId="47843A41" w14:textId="77777777">
        <w:tc>
          <w:tcPr>
            <w:tcW w:w="2628" w:type="dxa"/>
          </w:tcPr>
          <w:p w:rsidRPr="007B5C5A" w:rsidR="00B95801" w:rsidP="00D4671D" w:rsidRDefault="00B95801" w14:paraId="6CA321C3" w14:textId="77777777">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Exceptions:</w:t>
            </w:r>
          </w:p>
        </w:tc>
        <w:tc>
          <w:tcPr>
            <w:tcW w:w="6228" w:type="dxa"/>
          </w:tcPr>
          <w:p w:rsidRPr="007B5C5A" w:rsidR="00B95801" w:rsidP="00D4671D" w:rsidRDefault="00B95801" w14:paraId="1D2BF22E" w14:textId="77777777">
            <w:pPr>
              <w:suppressAutoHyphens w:val="0"/>
              <w:overflowPunct/>
              <w:autoSpaceDE/>
              <w:textAlignment w:val="auto"/>
              <w:rPr>
                <w:rFonts w:cs="Times New Roman"/>
                <w:b/>
                <w:color w:val="auto"/>
                <w:sz w:val="22"/>
                <w:lang w:eastAsia="en-US"/>
              </w:rPr>
            </w:pPr>
            <w:r w:rsidRPr="007B5C5A">
              <w:rPr>
                <w:rFonts w:cs="Times New Roman"/>
                <w:b/>
                <w:color w:val="auto"/>
                <w:sz w:val="22"/>
                <w:lang w:eastAsia="en-US"/>
              </w:rPr>
              <w:t>1.0.E.1 Illegal score is entered (after step 1)</w:t>
            </w:r>
          </w:p>
          <w:p w:rsidRPr="007B5C5A" w:rsidR="00B95801" w:rsidP="00D4671D" w:rsidRDefault="00B95801" w14:paraId="3DB760CF" w14:textId="77777777">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1a. The score is a negative number or non-numeric</w:t>
            </w:r>
          </w:p>
          <w:p w:rsidRPr="007B5C5A" w:rsidR="00B95801" w:rsidP="00D4671D" w:rsidRDefault="00B95801" w14:paraId="261C74D9" w14:textId="77777777">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1b. The score is higher than the maximum number of points</w:t>
            </w:r>
          </w:p>
          <w:p w:rsidRPr="007B5C5A" w:rsidR="00B95801" w:rsidP="00D4671D" w:rsidRDefault="00B95801" w14:paraId="77AE7E73" w14:textId="77777777">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2a. The system indicates that the score is illegal and does not allow score to be saved (return to step 1)</w:t>
            </w:r>
          </w:p>
          <w:p w:rsidRPr="007B5C5A" w:rsidR="00B95801" w:rsidP="00D4671D" w:rsidRDefault="00B95801" w14:paraId="48363FB5" w14:textId="77777777">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2b. The score is set to the maximum number of points (return to step 2)</w:t>
            </w:r>
          </w:p>
          <w:p w:rsidRPr="007B5C5A" w:rsidR="00B95801" w:rsidP="00D4671D" w:rsidRDefault="00B95801" w14:paraId="592BC5B8" w14:textId="77777777">
            <w:pPr>
              <w:suppressAutoHyphens w:val="0"/>
              <w:overflowPunct/>
              <w:autoSpaceDE/>
              <w:textAlignment w:val="auto"/>
              <w:rPr>
                <w:rFonts w:cs="Times New Roman"/>
                <w:color w:val="auto"/>
                <w:sz w:val="22"/>
                <w:lang w:eastAsia="en-US"/>
              </w:rPr>
            </w:pPr>
          </w:p>
          <w:p w:rsidRPr="007B5C5A" w:rsidR="00B95801" w:rsidP="00D4671D" w:rsidRDefault="00B95801" w14:paraId="15DE92CE" w14:textId="77777777">
            <w:pPr>
              <w:suppressAutoHyphens w:val="0"/>
              <w:overflowPunct/>
              <w:autoSpaceDE/>
              <w:textAlignment w:val="auto"/>
              <w:rPr>
                <w:rFonts w:cs="Times New Roman"/>
                <w:b/>
                <w:color w:val="auto"/>
                <w:sz w:val="22"/>
                <w:lang w:eastAsia="en-US"/>
              </w:rPr>
            </w:pPr>
            <w:r w:rsidRPr="007B5C5A">
              <w:rPr>
                <w:rFonts w:cs="Times New Roman"/>
                <w:b/>
                <w:color w:val="auto"/>
                <w:sz w:val="22"/>
                <w:lang w:eastAsia="en-US"/>
              </w:rPr>
              <w:t>1.0.E.2 User navigates away from page (branch after step 2)</w:t>
            </w:r>
          </w:p>
          <w:p w:rsidRPr="007B5C5A" w:rsidR="00B95801" w:rsidP="00D4671D" w:rsidRDefault="00B95801" w14:paraId="48101B9A" w14:textId="77777777">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1.   The user navigates away from page after entering one or more scores and before indicating “save”</w:t>
            </w:r>
          </w:p>
          <w:p w:rsidRPr="007B5C5A" w:rsidR="00B95801" w:rsidP="00D4671D" w:rsidRDefault="00B95801" w14:paraId="7A43F3F2" w14:textId="77777777">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2. System warns that entered information will be lost and allows the user to stay or go</w:t>
            </w:r>
          </w:p>
          <w:p w:rsidRPr="007B5C5A" w:rsidR="00B95801" w:rsidP="00D4671D" w:rsidRDefault="00B95801" w14:paraId="10CB39FC" w14:textId="77777777">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3a. User stays (return to step 2)</w:t>
            </w:r>
          </w:p>
          <w:p w:rsidRPr="007B5C5A" w:rsidR="00B95801" w:rsidP="00D4671D" w:rsidRDefault="00B95801" w14:paraId="2672B27E" w14:textId="77777777">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2b. User goes (use case is terminated)</w:t>
            </w:r>
          </w:p>
          <w:p w:rsidRPr="007B5C5A" w:rsidR="00B95801" w:rsidP="00D4671D" w:rsidRDefault="00B95801" w14:paraId="5187E301" w14:textId="77777777">
            <w:pPr>
              <w:suppressAutoHyphens w:val="0"/>
              <w:overflowPunct/>
              <w:autoSpaceDE/>
              <w:textAlignment w:val="auto"/>
              <w:rPr>
                <w:rFonts w:cs="Times New Roman"/>
                <w:color w:val="auto"/>
                <w:sz w:val="22"/>
                <w:lang w:eastAsia="en-US"/>
              </w:rPr>
            </w:pPr>
          </w:p>
          <w:p w:rsidRPr="007B5C5A" w:rsidR="00B95801" w:rsidP="00D4671D" w:rsidRDefault="00B95801" w14:paraId="19267D2C" w14:textId="77777777">
            <w:pPr>
              <w:suppressAutoHyphens w:val="0"/>
              <w:overflowPunct/>
              <w:autoSpaceDE/>
              <w:textAlignment w:val="auto"/>
              <w:rPr>
                <w:rFonts w:cs="Times New Roman"/>
                <w:color w:val="auto"/>
                <w:sz w:val="22"/>
                <w:lang w:eastAsia="en-US"/>
              </w:rPr>
            </w:pPr>
          </w:p>
          <w:p w:rsidRPr="007B5C5A" w:rsidR="00B95801" w:rsidP="00D4671D" w:rsidRDefault="00B95801" w14:paraId="741AA753" w14:textId="77777777">
            <w:pPr>
              <w:suppressAutoHyphens w:val="0"/>
              <w:overflowPunct/>
              <w:autoSpaceDE/>
              <w:textAlignment w:val="auto"/>
              <w:rPr>
                <w:rFonts w:cs="Times New Roman"/>
                <w:b/>
                <w:color w:val="auto"/>
                <w:sz w:val="22"/>
                <w:lang w:eastAsia="en-US"/>
              </w:rPr>
            </w:pPr>
            <w:r w:rsidRPr="007B5C5A">
              <w:rPr>
                <w:rFonts w:cs="Times New Roman"/>
                <w:b/>
                <w:color w:val="auto"/>
                <w:sz w:val="22"/>
                <w:lang w:eastAsia="en-US"/>
              </w:rPr>
              <w:t>1.1.E.1 Number of scores do not match the number of students in the offering (after step 2)</w:t>
            </w:r>
          </w:p>
          <w:p w:rsidRPr="007B5C5A" w:rsidR="00B95801" w:rsidP="00D4671D" w:rsidRDefault="00B95801" w14:paraId="0EC9B3BD" w14:textId="77777777">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1. The system indicates that the number of scores do not match the number of students and no scores are recorded (return to step 1)</w:t>
            </w:r>
          </w:p>
        </w:tc>
      </w:tr>
      <w:tr w:rsidRPr="007B5C5A" w:rsidR="00B95801" w:rsidTr="00D4671D" w14:paraId="367EA92D" w14:textId="77777777">
        <w:tc>
          <w:tcPr>
            <w:tcW w:w="2628" w:type="dxa"/>
          </w:tcPr>
          <w:p w:rsidRPr="007B5C5A" w:rsidR="00B95801" w:rsidP="00D4671D" w:rsidRDefault="00B95801" w14:paraId="51142859" w14:textId="77777777">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lastRenderedPageBreak/>
              <w:t>Includes:</w:t>
            </w:r>
          </w:p>
        </w:tc>
        <w:tc>
          <w:tcPr>
            <w:tcW w:w="6228" w:type="dxa"/>
          </w:tcPr>
          <w:p w:rsidRPr="007B5C5A" w:rsidR="00B95801" w:rsidP="00D4671D" w:rsidRDefault="00B95801" w14:paraId="1B9B911C" w14:textId="77777777">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None</w:t>
            </w:r>
          </w:p>
        </w:tc>
      </w:tr>
      <w:tr w:rsidRPr="007B5C5A" w:rsidR="00B95801" w:rsidTr="00D4671D" w14:paraId="7BF326BF" w14:textId="77777777">
        <w:tc>
          <w:tcPr>
            <w:tcW w:w="2628" w:type="dxa"/>
          </w:tcPr>
          <w:p w:rsidRPr="007B5C5A" w:rsidR="00B95801" w:rsidP="00D4671D" w:rsidRDefault="00B95801" w14:paraId="1BF614C2" w14:textId="77777777">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Priority:</w:t>
            </w:r>
          </w:p>
        </w:tc>
        <w:tc>
          <w:tcPr>
            <w:tcW w:w="6228" w:type="dxa"/>
          </w:tcPr>
          <w:p w:rsidRPr="007B5C5A" w:rsidR="00B95801" w:rsidP="00D4671D" w:rsidRDefault="00B95801" w14:paraId="7922C827" w14:textId="77777777">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High</w:t>
            </w:r>
          </w:p>
        </w:tc>
      </w:tr>
      <w:tr w:rsidRPr="007B5C5A" w:rsidR="00B95801" w:rsidTr="00D4671D" w14:paraId="68FD5354" w14:textId="77777777">
        <w:tc>
          <w:tcPr>
            <w:tcW w:w="2628" w:type="dxa"/>
          </w:tcPr>
          <w:p w:rsidRPr="007B5C5A" w:rsidR="00B95801" w:rsidP="00D4671D" w:rsidRDefault="00B95801" w14:paraId="1D042A3F" w14:textId="77777777">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Frequency of Use:</w:t>
            </w:r>
          </w:p>
        </w:tc>
        <w:tc>
          <w:tcPr>
            <w:tcW w:w="6228" w:type="dxa"/>
          </w:tcPr>
          <w:p w:rsidRPr="007B5C5A" w:rsidR="00B95801" w:rsidP="00D4671D" w:rsidRDefault="00B95801" w14:paraId="5AB10A2A" w14:textId="77777777">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Number of metrics*number of students*number of offerings each semester.</w:t>
            </w:r>
          </w:p>
        </w:tc>
      </w:tr>
      <w:tr w:rsidRPr="007B5C5A" w:rsidR="00B95801" w:rsidTr="00D4671D" w14:paraId="34934F6D" w14:textId="77777777">
        <w:tc>
          <w:tcPr>
            <w:tcW w:w="2628" w:type="dxa"/>
          </w:tcPr>
          <w:p w:rsidRPr="007B5C5A" w:rsidR="00B95801" w:rsidP="00D4671D" w:rsidRDefault="00B95801" w14:paraId="1AF30C65" w14:textId="77777777">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Business Rules:</w:t>
            </w:r>
          </w:p>
        </w:tc>
        <w:tc>
          <w:tcPr>
            <w:tcW w:w="6228" w:type="dxa"/>
          </w:tcPr>
          <w:p w:rsidRPr="007B5C5A" w:rsidR="00B95801" w:rsidP="00D4671D" w:rsidRDefault="00B95801" w14:paraId="31D53DB3" w14:textId="77777777">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Metric scores cannot exceed the maximum number of points</w:t>
            </w:r>
          </w:p>
        </w:tc>
      </w:tr>
      <w:tr w:rsidRPr="007B5C5A" w:rsidR="00B95801" w:rsidTr="00D4671D" w14:paraId="7CE1C810" w14:textId="77777777">
        <w:tc>
          <w:tcPr>
            <w:tcW w:w="2628" w:type="dxa"/>
          </w:tcPr>
          <w:p w:rsidRPr="007B5C5A" w:rsidR="00B95801" w:rsidP="00D4671D" w:rsidRDefault="00B95801" w14:paraId="41890F69" w14:textId="77777777">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Special Requirements:</w:t>
            </w:r>
          </w:p>
        </w:tc>
        <w:tc>
          <w:tcPr>
            <w:tcW w:w="6228" w:type="dxa"/>
          </w:tcPr>
          <w:p w:rsidRPr="007B5C5A" w:rsidR="00B95801" w:rsidP="00D4671D" w:rsidRDefault="00B95801" w14:paraId="05690E51" w14:textId="77777777">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None</w:t>
            </w:r>
          </w:p>
        </w:tc>
      </w:tr>
      <w:tr w:rsidRPr="007B5C5A" w:rsidR="00B95801" w:rsidTr="00D4671D" w14:paraId="2D2C8EB7" w14:textId="77777777">
        <w:tc>
          <w:tcPr>
            <w:tcW w:w="2628" w:type="dxa"/>
          </w:tcPr>
          <w:p w:rsidRPr="007B5C5A" w:rsidR="00B95801" w:rsidP="00D4671D" w:rsidRDefault="00B95801" w14:paraId="54265183" w14:textId="77777777">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Assumptions:</w:t>
            </w:r>
          </w:p>
        </w:tc>
        <w:tc>
          <w:tcPr>
            <w:tcW w:w="6228" w:type="dxa"/>
          </w:tcPr>
          <w:p w:rsidRPr="007B5C5A" w:rsidR="00B95801" w:rsidP="00D4671D" w:rsidRDefault="00B95801" w14:paraId="4F3A84D5" w14:textId="77777777">
            <w:pPr>
              <w:numPr>
                <w:ilvl w:val="0"/>
                <w:numId w:val="10"/>
              </w:numPr>
              <w:suppressAutoHyphens w:val="0"/>
              <w:overflowPunct/>
              <w:autoSpaceDE/>
              <w:contextualSpacing/>
              <w:textAlignment w:val="auto"/>
              <w:rPr>
                <w:rFonts w:cs="Times New Roman"/>
                <w:color w:val="auto"/>
                <w:sz w:val="22"/>
                <w:lang w:eastAsia="en-US"/>
              </w:rPr>
            </w:pPr>
            <w:r w:rsidRPr="007B5C5A">
              <w:rPr>
                <w:rFonts w:cs="Times New Roman"/>
                <w:color w:val="auto"/>
                <w:sz w:val="22"/>
                <w:lang w:eastAsia="en-US"/>
              </w:rPr>
              <w:t>For entering multiple grades at once, the order of student names in AbOut matches the order of the names in the grade source</w:t>
            </w:r>
          </w:p>
          <w:p w:rsidRPr="007B5C5A" w:rsidR="00B95801" w:rsidP="00D4671D" w:rsidRDefault="00B95801" w14:paraId="296367A2" w14:textId="77777777">
            <w:pPr>
              <w:numPr>
                <w:ilvl w:val="0"/>
                <w:numId w:val="10"/>
              </w:numPr>
              <w:suppressAutoHyphens w:val="0"/>
              <w:overflowPunct/>
              <w:autoSpaceDE/>
              <w:contextualSpacing/>
              <w:textAlignment w:val="auto"/>
              <w:rPr>
                <w:rFonts w:cs="Times New Roman"/>
                <w:color w:val="auto"/>
                <w:sz w:val="22"/>
                <w:lang w:eastAsia="en-US"/>
              </w:rPr>
            </w:pPr>
            <w:r w:rsidRPr="007B5C5A">
              <w:rPr>
                <w:rFonts w:cs="Times New Roman"/>
                <w:color w:val="auto"/>
                <w:sz w:val="22"/>
                <w:lang w:eastAsia="en-US"/>
              </w:rPr>
              <w:t>Multiple grades will be entered via the clipboard</w:t>
            </w:r>
          </w:p>
        </w:tc>
      </w:tr>
      <w:tr w:rsidRPr="007B5C5A" w:rsidR="00B95801" w:rsidTr="00D4671D" w14:paraId="0C390A9E" w14:textId="77777777">
        <w:tc>
          <w:tcPr>
            <w:tcW w:w="2628" w:type="dxa"/>
          </w:tcPr>
          <w:p w:rsidRPr="007B5C5A" w:rsidR="00B95801" w:rsidP="00D4671D" w:rsidRDefault="00B95801" w14:paraId="63B16A08" w14:textId="77777777">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Notes and Issues:</w:t>
            </w:r>
          </w:p>
        </w:tc>
        <w:tc>
          <w:tcPr>
            <w:tcW w:w="6228" w:type="dxa"/>
          </w:tcPr>
          <w:p w:rsidRPr="003C7FE4" w:rsidR="00B95801" w:rsidP="003C7FE4" w:rsidRDefault="00B95801" w14:paraId="6E4B1281" w14:textId="77777777">
            <w:pPr>
              <w:numPr>
                <w:ilvl w:val="0"/>
                <w:numId w:val="9"/>
              </w:numPr>
              <w:suppressAutoHyphens w:val="0"/>
              <w:overflowPunct/>
              <w:autoSpaceDE/>
              <w:contextualSpacing/>
              <w:textAlignment w:val="auto"/>
              <w:rPr>
                <w:rFonts w:cs="Times New Roman"/>
                <w:color w:val="auto"/>
                <w:sz w:val="22"/>
                <w:lang w:eastAsia="en-US"/>
              </w:rPr>
            </w:pPr>
            <w:r w:rsidRPr="007B5C5A">
              <w:rPr>
                <w:rFonts w:cs="Times New Roman"/>
                <w:color w:val="auto"/>
                <w:sz w:val="22"/>
                <w:lang w:eastAsia="en-US"/>
              </w:rPr>
              <w:t>This use case corresponds to requirement FC7</w:t>
            </w:r>
          </w:p>
        </w:tc>
      </w:tr>
    </w:tbl>
    <w:p w:rsidR="00EC5A77" w:rsidRDefault="00EC5A77" w14:paraId="558C32BC" w14:textId="77777777">
      <w:commentRangeEnd w:id="42"/>
      <w:r>
        <w:rPr>
          <w:rStyle w:val="CommentReference"/>
        </w:rPr>
        <w:commentReference w:id="42"/>
      </w:r>
    </w:p>
    <w:p w:rsidR="00EC5A77" w:rsidRDefault="00EC5A77" w14:paraId="741C2D87" w14:textId="77777777"/>
    <w:p w:rsidR="00EC5A77" w:rsidRDefault="004545F7" w14:paraId="61A118E7" w14:textId="77777777">
      <w:pPr>
        <w:pStyle w:val="Heading1"/>
      </w:pPr>
      <w:bookmarkStart w:name="_Toc418500250" w:id="44"/>
      <w:r>
        <w:t xml:space="preserve">4. </w:t>
      </w:r>
      <w:r w:rsidR="00EC5A77">
        <w:t>Explanatory Use</w:t>
      </w:r>
      <w:r w:rsidR="001F70C0">
        <w:t xml:space="preserve"> Cases</w:t>
      </w:r>
      <w:bookmarkEnd w:id="44"/>
    </w:p>
    <w:p w:rsidR="00EC5A77" w:rsidRDefault="00EC5A77" w14:paraId="40379B47" w14:textId="77777777">
      <w:pPr>
        <w:rPr>
          <w:color w:val="auto"/>
        </w:rPr>
      </w:pPr>
      <w:r>
        <w:rPr>
          <w:color w:val="auto"/>
        </w:rPr>
        <w:t xml:space="preserve">This document </w:t>
      </w:r>
      <w:r w:rsidR="001F70C0">
        <w:rPr>
          <w:color w:val="auto"/>
        </w:rPr>
        <w:t>does not contain any explanatory use cases.</w:t>
      </w:r>
      <w:r>
        <w:rPr>
          <w:color w:val="auto"/>
        </w:rPr>
        <w:t xml:space="preserve"> </w:t>
      </w:r>
    </w:p>
    <w:p w:rsidR="0023144E" w:rsidRDefault="0023144E" w14:paraId="51ADC8CD" w14:textId="77777777"/>
    <w:p w:rsidR="00EC5A77" w:rsidRDefault="004545F7" w14:paraId="2CD6AD93" w14:textId="77777777">
      <w:pPr>
        <w:pStyle w:val="Heading1"/>
      </w:pPr>
      <w:bookmarkStart w:name="_Toc418500251" w:id="45"/>
      <w:r>
        <w:t xml:space="preserve">5. </w:t>
      </w:r>
      <w:r w:rsidR="00EC5A77">
        <w:t>Specific Requirements</w:t>
      </w:r>
      <w:bookmarkEnd w:id="45"/>
    </w:p>
    <w:p w:rsidR="00EC5A77" w:rsidRDefault="00EC5A77" w14:paraId="6690A245" w14:textId="77777777">
      <w:r>
        <w:t xml:space="preserve">This section provides details of the AbOut system. The functional requirements describe the functionality that AbOut must provide. The non-functional requirements give other characteristics of the AbOut system. </w:t>
      </w:r>
    </w:p>
    <w:p w:rsidR="00EC5A77" w:rsidP="004545F7" w:rsidRDefault="00EC5A77" w14:paraId="755A7ADB" w14:textId="77777777">
      <w:pPr>
        <w:pStyle w:val="Heading2"/>
        <w:numPr>
          <w:ilvl w:val="1"/>
          <w:numId w:val="15"/>
        </w:numPr>
      </w:pPr>
      <w:bookmarkStart w:name="_Toc418500252" w:id="46"/>
      <w:r>
        <w:t>Functional Requirements</w:t>
      </w:r>
      <w:bookmarkEnd w:id="46"/>
    </w:p>
    <w:p w:rsidR="00EC5A77" w:rsidRDefault="0AE29FBB" w14:paraId="65884EC9" w14:textId="77777777">
      <w:commentRangeStart w:id="47"/>
      <w:r>
        <w:t xml:space="preserve">The following requirements describe the functionality that AbOut will provide. </w:t>
      </w:r>
      <w:commentRangeEnd w:id="47"/>
      <w:r w:rsidR="00EC5A77">
        <w:rPr>
          <w:rStyle w:val="CommentReference"/>
        </w:rPr>
        <w:commentReference w:id="47"/>
      </w:r>
    </w:p>
    <w:p w:rsidR="00EC5A77" w:rsidP="004545F7" w:rsidRDefault="00EC5A77" w14:paraId="72568178" w14:textId="77777777">
      <w:pPr>
        <w:pStyle w:val="Heading3"/>
        <w:numPr>
          <w:ilvl w:val="2"/>
          <w:numId w:val="15"/>
        </w:numPr>
        <w:ind w:left="720" w:firstLine="0"/>
      </w:pPr>
      <w:bookmarkStart w:name="_Toc418500253" w:id="48"/>
      <w:r>
        <w:t>System (SM)</w:t>
      </w:r>
      <w:bookmarkEnd w:id="48"/>
    </w:p>
    <w:p w:rsidR="00EC5A77" w:rsidRDefault="00EC5A77" w14:paraId="0FAAFE59" w14:textId="77777777">
      <w:pPr>
        <w:pStyle w:val="Heading4"/>
      </w:pPr>
      <w:bookmarkStart w:name="_Toc418500254" w:id="49"/>
      <w:r>
        <w:t>SM1: AbOut login</w:t>
      </w:r>
      <w:bookmarkEnd w:id="49"/>
    </w:p>
    <w:p w:rsidR="00EC5A77" w:rsidRDefault="00F5102B" w14:paraId="166D4812" w14:textId="77777777">
      <w:pPr>
        <w:ind w:left="720"/>
      </w:pPr>
      <w:r>
        <w:t xml:space="preserve">The AbOut system will use CAS to authenticate users. </w:t>
      </w:r>
      <w:r w:rsidR="00EC5A77">
        <w:t xml:space="preserve">The user shall input a Montana Tech login name and password </w:t>
      </w:r>
      <w:r>
        <w:t xml:space="preserve">into CAS. </w:t>
      </w:r>
      <w:r w:rsidR="00EC5A77">
        <w:t>If the credentials are accepted by CAS and if the user is registered in AbOut, the user is authorized to use AbOut.</w:t>
      </w:r>
    </w:p>
    <w:p w:rsidR="00EC5A77" w:rsidRDefault="00EC5A77" w14:paraId="7002E448" w14:textId="77777777">
      <w:pPr>
        <w:ind w:left="720"/>
      </w:pPr>
    </w:p>
    <w:p w:rsidR="00EC5A77" w:rsidRDefault="00EC5A77" w14:paraId="14E1C613" w14:textId="77777777">
      <w:pPr>
        <w:ind w:left="720"/>
      </w:pPr>
      <w:r>
        <w:rPr>
          <w:i/>
        </w:rPr>
        <w:t>Rationale:</w:t>
      </w:r>
      <w:r>
        <w:t xml:space="preserve"> Login exists for security reasons, to protect sensitive data and data change. At this time only faculty and staff of the CS department will use AbOut.</w:t>
      </w:r>
    </w:p>
    <w:p w:rsidR="00EC5A77" w:rsidRDefault="00EC5A77" w14:paraId="5584BE6B" w14:textId="77777777">
      <w:pPr>
        <w:pStyle w:val="Heading4"/>
      </w:pPr>
      <w:bookmarkStart w:name="_Toc418500255" w:id="50"/>
      <w:r>
        <w:t>SM2: AbOut logout</w:t>
      </w:r>
      <w:bookmarkEnd w:id="50"/>
    </w:p>
    <w:p w:rsidR="00EC5A77" w:rsidRDefault="00EC5A77" w14:paraId="38556A9B" w14:textId="77777777">
      <w:pPr>
        <w:ind w:left="720"/>
      </w:pPr>
      <w:r>
        <w:lastRenderedPageBreak/>
        <w:t xml:space="preserve">Users who are logged into the AbOut system can log out at any time that there isn’t an action which must be attended to. </w:t>
      </w:r>
    </w:p>
    <w:p w:rsidR="00EC5A77" w:rsidRDefault="00EC5A77" w14:paraId="2B8E257F" w14:textId="77777777">
      <w:pPr>
        <w:ind w:left="720"/>
      </w:pPr>
    </w:p>
    <w:p w:rsidR="00EC5A77" w:rsidRDefault="00EC5A77" w14:paraId="7380599B" w14:textId="77777777">
      <w:pPr>
        <w:ind w:left="720"/>
      </w:pPr>
      <w:r>
        <w:rPr>
          <w:i/>
        </w:rPr>
        <w:t>Rationale:</w:t>
      </w:r>
      <w:r>
        <w:t xml:space="preserve"> It should be easy for users of the system to quickly disconnect from AbOut.</w:t>
      </w:r>
    </w:p>
    <w:p w:rsidR="00EC5A77" w:rsidRDefault="00EC5A77" w14:paraId="342E9ED9" w14:textId="77777777">
      <w:pPr>
        <w:pStyle w:val="Heading4"/>
      </w:pPr>
      <w:bookmarkStart w:name="_Toc418500256" w:id="51"/>
      <w:r>
        <w:t>SM3: Automatic logout</w:t>
      </w:r>
      <w:bookmarkEnd w:id="51"/>
    </w:p>
    <w:p w:rsidR="00EC5A77" w:rsidRDefault="00EC5A77" w14:paraId="20B33690" w14:textId="77777777">
      <w:pPr>
        <w:ind w:left="720"/>
      </w:pPr>
      <w:r>
        <w:t xml:space="preserve">The AbOut system shall automatically logout users who have been inactive for more than 3 minutes. </w:t>
      </w:r>
    </w:p>
    <w:p w:rsidR="00EC5A77" w:rsidRDefault="00EC5A77" w14:paraId="4B6B6AAE" w14:textId="77777777">
      <w:pPr>
        <w:ind w:left="720"/>
      </w:pPr>
    </w:p>
    <w:p w:rsidR="00EC5A77" w:rsidRDefault="00EC5A77" w14:paraId="431B2F06" w14:textId="77777777">
      <w:pPr>
        <w:ind w:left="720"/>
      </w:pPr>
      <w:r>
        <w:rPr>
          <w:i/>
        </w:rPr>
        <w:t>Rationale:</w:t>
      </w:r>
      <w:r>
        <w:t xml:space="preserve"> Users may be called away when working with AbOut and they should not remain logged </w:t>
      </w:r>
      <w:r w:rsidR="00F5102B">
        <w:t>in while</w:t>
      </w:r>
      <w:r>
        <w:t xml:space="preserve"> they are not actually using the software. </w:t>
      </w:r>
    </w:p>
    <w:p w:rsidR="00EC5A77" w:rsidP="004545F7" w:rsidRDefault="0AE29FBB" w14:paraId="2D433350" w14:textId="77777777">
      <w:pPr>
        <w:pStyle w:val="Heading3"/>
        <w:numPr>
          <w:ilvl w:val="2"/>
          <w:numId w:val="15"/>
        </w:numPr>
        <w:ind w:left="720" w:firstLine="0"/>
      </w:pPr>
      <w:bookmarkStart w:name="_Toc418500257" w:id="52"/>
      <w:commentRangeStart w:id="53"/>
      <w:r>
        <w:t>Administrator (AM)</w:t>
      </w:r>
      <w:commentRangeEnd w:id="53"/>
      <w:r w:rsidR="00EC5A77">
        <w:rPr>
          <w:rStyle w:val="CommentReference"/>
        </w:rPr>
        <w:commentReference w:id="53"/>
      </w:r>
      <w:bookmarkEnd w:id="52"/>
    </w:p>
    <w:p w:rsidR="00EC5A77" w:rsidRDefault="00EC5A77" w14:paraId="27568805" w14:textId="77777777">
      <w:r>
        <w:t xml:space="preserve">Authorized faculty members are able to perform all administrative functions. </w:t>
      </w:r>
    </w:p>
    <w:p w:rsidR="00EC5A77" w:rsidRDefault="00EC5A77" w14:paraId="18FCCABD" w14:textId="77777777">
      <w:pPr>
        <w:pStyle w:val="Heading4"/>
      </w:pPr>
      <w:bookmarkStart w:name="_Toc418500258" w:id="54"/>
      <w:r>
        <w:t>AM1: Add user information</w:t>
      </w:r>
      <w:bookmarkEnd w:id="54"/>
    </w:p>
    <w:p w:rsidR="00EC5A77" w:rsidRDefault="00EC5A77" w14:paraId="06870C31" w14:textId="77777777">
      <w:pPr>
        <w:ind w:left="720"/>
      </w:pPr>
      <w:r>
        <w:t xml:space="preserve">Administrators shall be able to add a user who is authorized to use AbOut. The user information consists of the MTECHS username, the person’s name, </w:t>
      </w:r>
      <w:r w:rsidR="00F5102B">
        <w:t xml:space="preserve">the role or roles the person can play, and the program or programs the person is associated with. </w:t>
      </w:r>
    </w:p>
    <w:p w:rsidR="00F5102B" w:rsidRDefault="00F5102B" w14:paraId="74DAE5A1" w14:textId="77777777">
      <w:pPr>
        <w:ind w:left="720"/>
        <w:rPr>
          <w:i/>
        </w:rPr>
      </w:pPr>
    </w:p>
    <w:p w:rsidR="00EC5A77" w:rsidRDefault="00EC5A77" w14:paraId="639EAB44" w14:textId="77777777">
      <w:pPr>
        <w:ind w:left="720"/>
      </w:pPr>
      <w:r>
        <w:rPr>
          <w:i/>
        </w:rPr>
        <w:t>Rationale:</w:t>
      </w:r>
      <w:r>
        <w:t xml:space="preserve"> New users </w:t>
      </w:r>
      <w:r w:rsidR="00F5102B">
        <w:t xml:space="preserve">will need </w:t>
      </w:r>
      <w:r>
        <w:t xml:space="preserve">access to AbOut. </w:t>
      </w:r>
    </w:p>
    <w:p w:rsidR="00EC5A77" w:rsidRDefault="00EC5A77" w14:paraId="524C60FA" w14:textId="77777777">
      <w:pPr>
        <w:pStyle w:val="Heading4"/>
      </w:pPr>
      <w:bookmarkStart w:name="_Toc418500259" w:id="55"/>
      <w:r>
        <w:t>AM2: Edit user information</w:t>
      </w:r>
      <w:bookmarkEnd w:id="55"/>
    </w:p>
    <w:p w:rsidR="00EC5A77" w:rsidRDefault="00EC5A77" w14:paraId="024D5E2C" w14:textId="77777777">
      <w:pPr>
        <w:ind w:left="720"/>
      </w:pPr>
      <w:r>
        <w:t>Administrators shall be able to edit the name</w:t>
      </w:r>
      <w:r w:rsidR="004D12E5">
        <w:t xml:space="preserve">, </w:t>
      </w:r>
      <w:r>
        <w:t>role</w:t>
      </w:r>
      <w:r w:rsidR="00F5102B">
        <w:t>s</w:t>
      </w:r>
      <w:r w:rsidR="004D12E5">
        <w:t xml:space="preserve">, and </w:t>
      </w:r>
      <w:r w:rsidR="00F5102B">
        <w:t xml:space="preserve">programs </w:t>
      </w:r>
      <w:r>
        <w:t xml:space="preserve">for users who are authorized to use AbOut. If a faculty member’s name is changed, that change does not permeate to the previous course offerings that the faculty member taught. The new name will be used for any later course offerings. </w:t>
      </w:r>
    </w:p>
    <w:p w:rsidR="00EC5A77" w:rsidRDefault="00EC5A77" w14:paraId="6FC31589" w14:textId="77777777">
      <w:pPr>
        <w:ind w:left="720"/>
      </w:pPr>
    </w:p>
    <w:p w:rsidR="00EC5A77" w:rsidRDefault="00EC5A77" w14:paraId="67E19CB5" w14:textId="77777777">
      <w:pPr>
        <w:ind w:left="720"/>
      </w:pPr>
      <w:r>
        <w:rPr>
          <w:i/>
        </w:rPr>
        <w:t>Rationale:</w:t>
      </w:r>
      <w:r>
        <w:t xml:space="preserve"> Users may change their name and status as faculty members. MTECHS user names shall not be editable since these serve to connect users to course offerings.</w:t>
      </w:r>
    </w:p>
    <w:p w:rsidR="00EC5A77" w:rsidRDefault="00EC5A77" w14:paraId="2B1849B4" w14:textId="77777777">
      <w:pPr>
        <w:pStyle w:val="Heading4"/>
      </w:pPr>
      <w:bookmarkStart w:name="_Toc418500260" w:id="56"/>
      <w:r>
        <w:t>AM3: Delete user information</w:t>
      </w:r>
      <w:bookmarkEnd w:id="56"/>
    </w:p>
    <w:p w:rsidR="00EC5A77" w:rsidRDefault="0AE29FBB" w14:paraId="483396AB" w14:textId="77777777">
      <w:pPr>
        <w:ind w:left="720"/>
      </w:pPr>
      <w:commentRangeStart w:id="57"/>
      <w:commentRangeStart w:id="58"/>
      <w:r>
        <w:t>Administrators shall be able to delete users who are no longer authorized to use AbOut. If a user is deleted, metrics associated with offerings taught by that user will no longer be accessible. The offering itself, will stay in the system, along with any scores earned by the students. The instructor name associated with the offering will stay the same. An alternative to deleting a faculty member, is to make the faculty member inactive</w:t>
      </w:r>
      <w:commentRangeEnd w:id="57"/>
      <w:r w:rsidR="00EC5A77">
        <w:rPr>
          <w:rStyle w:val="CommentReference"/>
        </w:rPr>
        <w:commentReference w:id="57"/>
      </w:r>
      <w:commentRangeEnd w:id="58"/>
      <w:r w:rsidR="006A5BC0">
        <w:rPr>
          <w:rStyle w:val="CommentReference"/>
        </w:rPr>
        <w:commentReference w:id="58"/>
      </w:r>
      <w:r>
        <w:t xml:space="preserve">. </w:t>
      </w:r>
    </w:p>
    <w:p w:rsidR="00EC5A77" w:rsidRDefault="00EC5A77" w14:paraId="7B87F59C" w14:textId="77777777">
      <w:pPr>
        <w:ind w:left="720"/>
      </w:pPr>
    </w:p>
    <w:p w:rsidR="00EC5A77" w:rsidRDefault="00EC5A77" w14:paraId="277F6394" w14:textId="77777777">
      <w:pPr>
        <w:ind w:left="720"/>
      </w:pPr>
      <w:r>
        <w:rPr>
          <w:i/>
        </w:rPr>
        <w:t>Rationale:</w:t>
      </w:r>
      <w:r>
        <w:t xml:space="preserve"> Faculty and staff may leave the department and administrators may want to remove them from the system.</w:t>
      </w:r>
    </w:p>
    <w:p w:rsidR="00EC5A77" w:rsidRDefault="00EC5A77" w14:paraId="1A520DD8" w14:textId="77777777">
      <w:pPr>
        <w:pStyle w:val="Heading4"/>
      </w:pPr>
      <w:bookmarkStart w:name="_Toc418500261" w:id="59"/>
      <w:r>
        <w:lastRenderedPageBreak/>
        <w:t>AM4: View user information</w:t>
      </w:r>
      <w:bookmarkEnd w:id="59"/>
    </w:p>
    <w:p w:rsidR="00EC5A77" w:rsidRDefault="00EC5A77" w14:paraId="5BBE797A" w14:textId="77777777">
      <w:pPr>
        <w:ind w:left="720"/>
      </w:pPr>
      <w:r>
        <w:t xml:space="preserve">Administrators shall be able to a view a list of all users of the system sorted alphabetically by last name. </w:t>
      </w:r>
    </w:p>
    <w:p w:rsidR="00EC5A77" w:rsidRDefault="00EC5A77" w14:paraId="2774FF5A" w14:textId="77777777">
      <w:pPr>
        <w:ind w:left="720"/>
      </w:pPr>
    </w:p>
    <w:p w:rsidR="00EC5A77" w:rsidRDefault="00EC5A77" w14:paraId="3C26A5C1" w14:textId="77777777">
      <w:pPr>
        <w:ind w:left="720"/>
      </w:pPr>
      <w:r>
        <w:rPr>
          <w:i/>
        </w:rPr>
        <w:t>Rationale:</w:t>
      </w:r>
      <w:r>
        <w:t xml:space="preserve"> Administrators may need to </w:t>
      </w:r>
      <w:r w:rsidR="00AE391F">
        <w:t>view a list of all users registered with the AbOut system.</w:t>
      </w:r>
    </w:p>
    <w:p w:rsidR="00EC5A77" w:rsidRDefault="00EC5A77" w14:paraId="367387F9" w14:textId="77777777">
      <w:pPr>
        <w:pStyle w:val="Heading4"/>
      </w:pPr>
      <w:bookmarkStart w:name="_Toc418500262" w:id="60"/>
      <w:r>
        <w:t>AM5: Add semester</w:t>
      </w:r>
      <w:bookmarkEnd w:id="60"/>
    </w:p>
    <w:p w:rsidR="00AE391F" w:rsidRDefault="00AE391F" w14:paraId="65568F4E" w14:textId="77777777">
      <w:pPr>
        <w:ind w:left="720"/>
        <w:rPr>
          <w:iCs/>
          <w:color w:val="auto"/>
        </w:rPr>
      </w:pPr>
      <w:r>
        <w:rPr>
          <w:iCs/>
          <w:color w:val="auto"/>
        </w:rPr>
        <w:t>Administrators shall be able to generate the next chronological semester and set it to the default semester if desired. (</w:t>
      </w:r>
      <w:r w:rsidR="009A4058">
        <w:rPr>
          <w:iCs/>
          <w:color w:val="auto"/>
        </w:rPr>
        <w:t>S</w:t>
      </w:r>
      <w:r>
        <w:rPr>
          <w:iCs/>
          <w:color w:val="auto"/>
        </w:rPr>
        <w:t>ee “Change default semester” for changing the default semester outside of adding a semester)</w:t>
      </w:r>
    </w:p>
    <w:p w:rsidR="00EC5A77" w:rsidRDefault="00EC5A77" w14:paraId="4F0B00A3" w14:textId="77777777">
      <w:pPr>
        <w:ind w:left="720"/>
      </w:pPr>
    </w:p>
    <w:p w:rsidR="00EC5A77" w:rsidP="00DA6D5C" w:rsidRDefault="00EC5A77" w14:paraId="289C8AEC" w14:textId="77777777">
      <w:pPr>
        <w:ind w:left="720"/>
      </w:pPr>
      <w:r>
        <w:rPr>
          <w:i/>
        </w:rPr>
        <w:t>Rationale:</w:t>
      </w:r>
      <w:r>
        <w:t xml:space="preserve"> </w:t>
      </w:r>
      <w:r w:rsidR="00AE391F">
        <w:t xml:space="preserve">Semesters </w:t>
      </w:r>
      <w:r>
        <w:t>must be generated in order</w:t>
      </w:r>
      <w:r w:rsidR="00AE391F">
        <w:t xml:space="preserve">. It is highly likely that the new semester will made the default semester. </w:t>
      </w:r>
    </w:p>
    <w:p w:rsidR="00EC5A77" w:rsidRDefault="00EC5A77" w14:paraId="222A3F5A" w14:textId="77777777">
      <w:pPr>
        <w:pStyle w:val="Heading4"/>
      </w:pPr>
      <w:bookmarkStart w:name="_Toc418500263" w:id="61"/>
      <w:r>
        <w:t>AM6: View all semesters</w:t>
      </w:r>
      <w:bookmarkEnd w:id="61"/>
    </w:p>
    <w:p w:rsidR="00EC5A77" w:rsidRDefault="00EC5A77" w14:paraId="66747FFE" w14:textId="77777777">
      <w:pPr>
        <w:ind w:left="720"/>
      </w:pPr>
      <w:r>
        <w:t xml:space="preserve">Administrators shall be able to a view a list of all semesters in the system, ordered from the latest (most recent) semester to the earliest. </w:t>
      </w:r>
    </w:p>
    <w:p w:rsidR="00EC5A77" w:rsidRDefault="00EC5A77" w14:paraId="51862B20" w14:textId="77777777">
      <w:pPr>
        <w:ind w:left="720"/>
      </w:pPr>
    </w:p>
    <w:p w:rsidR="00EC5A77" w:rsidRDefault="00EC5A77" w14:paraId="7087483D" w14:textId="77777777">
      <w:pPr>
        <w:ind w:left="720"/>
      </w:pPr>
      <w:r>
        <w:rPr>
          <w:i/>
        </w:rPr>
        <w:t>Rationale:</w:t>
      </w:r>
      <w:r>
        <w:t xml:space="preserve"> Administrators need </w:t>
      </w:r>
      <w:r w:rsidR="003D36E9">
        <w:t>to view the</w:t>
      </w:r>
      <w:r>
        <w:t xml:space="preserve"> semesters</w:t>
      </w:r>
      <w:r w:rsidR="003D36E9">
        <w:t xml:space="preserve"> that</w:t>
      </w:r>
      <w:r>
        <w:t xml:space="preserve"> </w:t>
      </w:r>
      <w:r w:rsidR="003D36E9">
        <w:t xml:space="preserve">have been created in </w:t>
      </w:r>
      <w:r>
        <w:t>AbOut</w:t>
      </w:r>
      <w:r w:rsidR="003D36E9">
        <w:t>.</w:t>
      </w:r>
    </w:p>
    <w:p w:rsidR="0023144E" w:rsidRDefault="0023144E" w14:paraId="57A7D04B" w14:textId="77777777">
      <w:pPr>
        <w:ind w:left="720"/>
      </w:pPr>
    </w:p>
    <w:p w:rsidR="0023144E" w:rsidRDefault="0023144E" w14:paraId="1BD0E6E8" w14:textId="77777777">
      <w:pPr>
        <w:ind w:left="720"/>
      </w:pPr>
    </w:p>
    <w:p w:rsidR="00EC5A77" w:rsidRDefault="00EC5A77" w14:paraId="23AC5F56" w14:textId="77777777">
      <w:pPr>
        <w:pStyle w:val="Heading4"/>
      </w:pPr>
      <w:bookmarkStart w:name="_Toc418500264" w:id="62"/>
      <w:r>
        <w:t>AM7: Default semester</w:t>
      </w:r>
      <w:bookmarkEnd w:id="62"/>
    </w:p>
    <w:p w:rsidR="00EC5A77" w:rsidRDefault="00EC5A77" w14:paraId="35E30E06" w14:textId="77777777">
      <w:pPr>
        <w:ind w:left="720"/>
      </w:pPr>
      <w:r>
        <w:t xml:space="preserve">At all times, </w:t>
      </w:r>
      <w:proofErr w:type="gramStart"/>
      <w:r>
        <w:t>AbOut</w:t>
      </w:r>
      <w:proofErr w:type="gramEnd"/>
      <w:r>
        <w:t xml:space="preserve"> shall have a default semester.</w:t>
      </w:r>
    </w:p>
    <w:p w:rsidR="00EC5A77" w:rsidRDefault="00EC5A77" w14:paraId="580A6BC4" w14:textId="77777777">
      <w:pPr>
        <w:ind w:left="720"/>
      </w:pPr>
    </w:p>
    <w:p w:rsidR="00EC5A77" w:rsidRDefault="00EC5A77" w14:paraId="42FE3378" w14:textId="77777777">
      <w:pPr>
        <w:ind w:left="720"/>
      </w:pPr>
      <w:r>
        <w:rPr>
          <w:i/>
        </w:rPr>
        <w:t>Rationale:</w:t>
      </w:r>
      <w:r>
        <w:t xml:space="preserve"> Most AbOut operations are dependent on a semester</w:t>
      </w:r>
      <w:r w:rsidR="009A4058">
        <w:t xml:space="preserve">. Pre-populating fields with the default semester may save time. </w:t>
      </w:r>
    </w:p>
    <w:p w:rsidR="00DF51F3" w:rsidRDefault="00DF51F3" w14:paraId="22DFA7D3" w14:textId="77777777">
      <w:pPr>
        <w:ind w:left="720"/>
      </w:pPr>
    </w:p>
    <w:p w:rsidR="00EC5A77" w:rsidRDefault="00EC5A77" w14:paraId="127103B6" w14:textId="77777777">
      <w:pPr>
        <w:pStyle w:val="Heading4"/>
      </w:pPr>
      <w:bookmarkStart w:name="_Toc418500265" w:id="63"/>
      <w:r>
        <w:t>AM8: Change default semester</w:t>
      </w:r>
      <w:bookmarkEnd w:id="63"/>
    </w:p>
    <w:p w:rsidR="00EC5A77" w:rsidRDefault="00EC5A77" w14:paraId="46D8FA37" w14:textId="77777777">
      <w:pPr>
        <w:ind w:left="720"/>
      </w:pPr>
      <w:r>
        <w:t>Administrators shall be able to change the default semester.</w:t>
      </w:r>
    </w:p>
    <w:p w:rsidR="00EC5A77" w:rsidRDefault="00EC5A77" w14:paraId="3A4A90E2" w14:textId="77777777">
      <w:pPr>
        <w:ind w:left="720"/>
      </w:pPr>
    </w:p>
    <w:p w:rsidR="00EC5A77" w:rsidRDefault="00EC5A77" w14:paraId="273AD08A" w14:textId="77777777">
      <w:pPr>
        <w:ind w:left="720"/>
      </w:pPr>
      <w:r>
        <w:rPr>
          <w:i/>
        </w:rPr>
        <w:t>Rationale:</w:t>
      </w:r>
      <w:r>
        <w:t xml:space="preserve"> As </w:t>
      </w:r>
      <w:r w:rsidR="00DA6D5C">
        <w:t xml:space="preserve">new semesters are </w:t>
      </w:r>
      <w:proofErr w:type="gramStart"/>
      <w:r w:rsidR="00DA6D5C">
        <w:t>created,</w:t>
      </w:r>
      <w:proofErr w:type="gramEnd"/>
      <w:r w:rsidR="00DA6D5C">
        <w:t xml:space="preserve"> the system’s default semester will need to be changed</w:t>
      </w:r>
      <w:r>
        <w:t xml:space="preserve">. </w:t>
      </w:r>
      <w:r w:rsidR="00C90274">
        <w:t>Changing the default semester is not done automatically by the system since the semester may be created before the date it goes into effect.</w:t>
      </w:r>
      <w:r>
        <w:t xml:space="preserve"> </w:t>
      </w:r>
    </w:p>
    <w:p w:rsidR="00EC5A77" w:rsidRDefault="00EC5A77" w14:paraId="4B26BC9C" w14:textId="77777777">
      <w:pPr>
        <w:pStyle w:val="Heading4"/>
      </w:pPr>
      <w:bookmarkStart w:name="_Toc418500266" w:id="64"/>
      <w:r>
        <w:t>AM9: Administrative view</w:t>
      </w:r>
      <w:bookmarkEnd w:id="64"/>
    </w:p>
    <w:p w:rsidR="00EC5A77" w:rsidRDefault="00EC5A77" w14:paraId="37FBC7F1" w14:textId="77777777">
      <w:pPr>
        <w:ind w:left="720"/>
        <w:rPr>
          <w:color w:val="auto"/>
        </w:rPr>
      </w:pPr>
      <w:r>
        <w:rPr>
          <w:color w:val="auto"/>
        </w:rPr>
        <w:t xml:space="preserve">When an authorized administrator logs into AbOut, the administrative functions shall be displayed and easily accessible. </w:t>
      </w:r>
    </w:p>
    <w:p w:rsidR="00EC5A77" w:rsidRDefault="00EC5A77" w14:paraId="02F1F701" w14:textId="77777777">
      <w:pPr>
        <w:ind w:left="720"/>
        <w:rPr>
          <w:color w:val="auto"/>
        </w:rPr>
      </w:pPr>
    </w:p>
    <w:p w:rsidR="00EC5A77" w:rsidRDefault="00EC5A77" w14:paraId="230E19E1" w14:textId="77777777">
      <w:pPr>
        <w:ind w:left="720"/>
        <w:rPr>
          <w:color w:val="auto"/>
        </w:rPr>
      </w:pPr>
      <w:r>
        <w:rPr>
          <w:i/>
          <w:color w:val="auto"/>
        </w:rPr>
        <w:lastRenderedPageBreak/>
        <w:t>Rationale:</w:t>
      </w:r>
      <w:r>
        <w:rPr>
          <w:color w:val="auto"/>
        </w:rPr>
        <w:t xml:space="preserve"> Displaying faculty, administrator</w:t>
      </w:r>
      <w:r w:rsidR="00DA6D5C">
        <w:rPr>
          <w:color w:val="auto"/>
        </w:rPr>
        <w:t>,</w:t>
      </w:r>
      <w:r>
        <w:rPr>
          <w:color w:val="auto"/>
        </w:rPr>
        <w:t xml:space="preserve"> and report functions separately may make the system easier to use.  Additionally, this provides a stable default view for administrators. </w:t>
      </w:r>
    </w:p>
    <w:p w:rsidR="00EC5A77" w:rsidRDefault="00EC5A77" w14:paraId="633AF09D" w14:textId="77777777">
      <w:pPr>
        <w:pStyle w:val="Heading4"/>
      </w:pPr>
      <w:bookmarkStart w:name="_Toc418500267" w:id="65"/>
      <w:r>
        <w:t>AM10: Add student outcome</w:t>
      </w:r>
      <w:bookmarkEnd w:id="65"/>
    </w:p>
    <w:p w:rsidR="00EC5A77" w:rsidRDefault="00EC5A77" w14:paraId="02936BEF" w14:textId="77777777">
      <w:pPr>
        <w:ind w:left="720"/>
        <w:rPr>
          <w:color w:val="auto"/>
        </w:rPr>
      </w:pPr>
      <w:r>
        <w:rPr>
          <w:color w:val="auto"/>
        </w:rPr>
        <w:t>Administrators shall be able to add a student outcome to the AbOut system. Student outcome information includes an abbreviation, textual description, the program area to which it refers (CS</w:t>
      </w:r>
      <w:r w:rsidR="001D2CB0">
        <w:rPr>
          <w:color w:val="auto"/>
        </w:rPr>
        <w:t xml:space="preserve">, </w:t>
      </w:r>
      <w:r>
        <w:rPr>
          <w:color w:val="auto"/>
        </w:rPr>
        <w:t>SE</w:t>
      </w:r>
      <w:r w:rsidR="001D2CB0">
        <w:rPr>
          <w:color w:val="auto"/>
        </w:rPr>
        <w:t>, or EE</w:t>
      </w:r>
      <w:r>
        <w:rPr>
          <w:color w:val="auto"/>
        </w:rPr>
        <w:t>), the semester wh</w:t>
      </w:r>
      <w:r w:rsidR="008224F7">
        <w:rPr>
          <w:color w:val="auto"/>
        </w:rPr>
        <w:t xml:space="preserve">en the outcome came into effect, and the semester when the outcome is no longer in effect. </w:t>
      </w:r>
    </w:p>
    <w:p w:rsidR="00EC5A77" w:rsidRDefault="00EC5A77" w14:paraId="27C961A3" w14:textId="77777777">
      <w:pPr>
        <w:ind w:left="720"/>
        <w:rPr>
          <w:color w:val="auto"/>
        </w:rPr>
      </w:pPr>
    </w:p>
    <w:p w:rsidR="00EC5A77" w:rsidRDefault="00EC5A77" w14:paraId="6B54FE5D" w14:textId="77777777">
      <w:pPr>
        <w:ind w:left="720"/>
        <w:rPr>
          <w:color w:val="auto"/>
        </w:rPr>
      </w:pPr>
      <w:r>
        <w:rPr>
          <w:color w:val="auto"/>
        </w:rPr>
        <w:t xml:space="preserve"> </w:t>
      </w:r>
      <w:r>
        <w:rPr>
          <w:i/>
          <w:color w:val="auto"/>
        </w:rPr>
        <w:t>Rationale:</w:t>
      </w:r>
      <w:r>
        <w:rPr>
          <w:color w:val="auto"/>
        </w:rPr>
        <w:t xml:space="preserve"> New student outcomes may need to be measured and the system will need to know when these new stud</w:t>
      </w:r>
      <w:r w:rsidR="00692D80">
        <w:rPr>
          <w:color w:val="auto"/>
        </w:rPr>
        <w:t xml:space="preserve">ent outcomes came into effect and when it is no longer in effect. </w:t>
      </w:r>
    </w:p>
    <w:p w:rsidR="00EC5A77" w:rsidP="005C52D3" w:rsidRDefault="00EC5A77" w14:paraId="27CF4D9D" w14:textId="77777777">
      <w:pPr>
        <w:rPr>
          <w:color w:val="auto"/>
        </w:rPr>
      </w:pPr>
    </w:p>
    <w:p w:rsidR="00EC5A77" w:rsidRDefault="0AE29FBB" w14:paraId="1959D076" w14:textId="77777777">
      <w:pPr>
        <w:pStyle w:val="Heading4"/>
      </w:pPr>
      <w:bookmarkStart w:name="_Toc418500268" w:id="66"/>
      <w:commentRangeStart w:id="67"/>
      <w:commentRangeStart w:id="68"/>
      <w:r>
        <w:t>AM11: Edit student outcome</w:t>
      </w:r>
      <w:bookmarkEnd w:id="66"/>
    </w:p>
    <w:p w:rsidR="00EC5A77" w:rsidRDefault="00EC5A77" w14:paraId="2E055AD7" w14:textId="77777777">
      <w:pPr>
        <w:ind w:left="720"/>
        <w:rPr>
          <w:color w:val="auto"/>
        </w:rPr>
      </w:pPr>
      <w:r>
        <w:rPr>
          <w:color w:val="auto"/>
        </w:rPr>
        <w:t>The system shall allow administrators to edit student outcomes.</w:t>
      </w:r>
    </w:p>
    <w:p w:rsidR="00EC5A77" w:rsidRDefault="00EC5A77" w14:paraId="1E035CC3" w14:textId="77777777">
      <w:pPr>
        <w:ind w:left="720"/>
        <w:rPr>
          <w:color w:val="auto"/>
        </w:rPr>
      </w:pPr>
    </w:p>
    <w:p w:rsidR="00EC5A77" w:rsidP="0AE29FBB" w:rsidRDefault="0AE29FBB" w14:paraId="4FCFAC04" w14:textId="77777777">
      <w:pPr>
        <w:ind w:left="720"/>
        <w:rPr>
          <w:color w:val="auto"/>
        </w:rPr>
      </w:pPr>
      <w:r w:rsidRPr="0AE29FBB">
        <w:rPr>
          <w:i/>
          <w:iCs/>
          <w:color w:val="auto"/>
        </w:rPr>
        <w:t>Rationale:</w:t>
      </w:r>
      <w:r w:rsidRPr="0AE29FBB">
        <w:rPr>
          <w:color w:val="auto"/>
        </w:rPr>
        <w:t xml:space="preserve"> Student outcomes will change over time.  Allowing administrators to easily accommodate those changes will increase system usability and consistency.</w:t>
      </w:r>
      <w:commentRangeEnd w:id="67"/>
      <w:r w:rsidR="00EC5A77">
        <w:rPr>
          <w:rStyle w:val="CommentReference"/>
        </w:rPr>
        <w:commentReference w:id="67"/>
      </w:r>
      <w:commentRangeEnd w:id="68"/>
      <w:r w:rsidR="006A5BC0">
        <w:rPr>
          <w:rStyle w:val="CommentReference"/>
        </w:rPr>
        <w:commentReference w:id="68"/>
      </w:r>
    </w:p>
    <w:p w:rsidR="00EC5A77" w:rsidRDefault="00EC5A77" w14:paraId="4C0B5A41" w14:textId="77777777">
      <w:pPr>
        <w:pStyle w:val="Heading4"/>
      </w:pPr>
      <w:bookmarkStart w:name="_Toc418500269" w:id="69"/>
      <w:r>
        <w:t>AM12: Delete student outcome</w:t>
      </w:r>
      <w:bookmarkEnd w:id="69"/>
    </w:p>
    <w:p w:rsidR="00EC5A77" w:rsidRDefault="00EC5A77" w14:paraId="7807F917" w14:textId="77777777">
      <w:pPr>
        <w:ind w:left="720"/>
        <w:rPr>
          <w:color w:val="auto"/>
        </w:rPr>
      </w:pPr>
      <w:r>
        <w:rPr>
          <w:color w:val="auto"/>
        </w:rPr>
        <w:t xml:space="preserve">Administrators shall be able to delete student outcomes from the AbOut system if that student outcome has no </w:t>
      </w:r>
      <w:r w:rsidR="00692D80">
        <w:rPr>
          <w:color w:val="auto"/>
        </w:rPr>
        <w:t>performance criteria associated with it</w:t>
      </w:r>
      <w:r w:rsidR="005C6AC9">
        <w:rPr>
          <w:color w:val="auto"/>
        </w:rPr>
        <w:t>.</w:t>
      </w:r>
    </w:p>
    <w:p w:rsidR="00EC5A77" w:rsidRDefault="00EC5A77" w14:paraId="6A3FAE96" w14:textId="77777777">
      <w:pPr>
        <w:ind w:left="720"/>
        <w:rPr>
          <w:color w:val="auto"/>
        </w:rPr>
      </w:pPr>
    </w:p>
    <w:p w:rsidR="00EC5A77" w:rsidRDefault="00EC5A77" w14:paraId="6614DB5F" w14:textId="77777777">
      <w:pPr>
        <w:ind w:left="720"/>
        <w:rPr>
          <w:color w:val="auto"/>
        </w:rPr>
      </w:pPr>
      <w:r>
        <w:rPr>
          <w:i/>
          <w:color w:val="auto"/>
        </w:rPr>
        <w:t>Rationale:</w:t>
      </w:r>
      <w:r>
        <w:rPr>
          <w:color w:val="auto"/>
        </w:rPr>
        <w:t xml:space="preserve"> Student outcomes may be mistakenly added to the system and administrators need to be able to clean up the system. A student outcome which </w:t>
      </w:r>
      <w:r w:rsidR="00692D80">
        <w:rPr>
          <w:color w:val="auto"/>
        </w:rPr>
        <w:t xml:space="preserve">has no performance criteria associated with it </w:t>
      </w:r>
      <w:r>
        <w:rPr>
          <w:color w:val="auto"/>
        </w:rPr>
        <w:t>would not have contributed useful information to a report and can be deleted.</w:t>
      </w:r>
    </w:p>
    <w:p w:rsidR="00EC5A77" w:rsidRDefault="00EC5A77" w14:paraId="74102E62" w14:textId="77777777">
      <w:pPr>
        <w:pStyle w:val="Heading4"/>
      </w:pPr>
      <w:bookmarkStart w:name="_Toc418500270" w:id="70"/>
      <w:r>
        <w:t>AM13: View outcomes</w:t>
      </w:r>
      <w:bookmarkEnd w:id="70"/>
    </w:p>
    <w:p w:rsidR="00EC5A77" w:rsidRDefault="00EC5A77" w14:paraId="04A6A864" w14:textId="77777777">
      <w:pPr>
        <w:ind w:left="720"/>
        <w:rPr>
          <w:color w:val="auto"/>
        </w:rPr>
      </w:pPr>
      <w:r>
        <w:rPr>
          <w:color w:val="auto"/>
        </w:rPr>
        <w:t>Administrators shall be able to a view all student outcomes in the system</w:t>
      </w:r>
      <w:r w:rsidR="00DA6D5C">
        <w:rPr>
          <w:color w:val="auto"/>
        </w:rPr>
        <w:t xml:space="preserve"> including past</w:t>
      </w:r>
      <w:r>
        <w:rPr>
          <w:color w:val="auto"/>
        </w:rPr>
        <w:t xml:space="preserve"> student outcomes. </w:t>
      </w:r>
    </w:p>
    <w:p w:rsidR="00EC5A77" w:rsidRDefault="00EC5A77" w14:paraId="052C48AB" w14:textId="77777777">
      <w:pPr>
        <w:ind w:left="720"/>
        <w:rPr>
          <w:color w:val="auto"/>
        </w:rPr>
      </w:pPr>
    </w:p>
    <w:p w:rsidR="00EC5A77" w:rsidRDefault="00EC5A77" w14:paraId="32884ABE" w14:textId="77777777">
      <w:pPr>
        <w:ind w:left="720"/>
        <w:rPr>
          <w:color w:val="auto"/>
        </w:rPr>
      </w:pPr>
      <w:r>
        <w:rPr>
          <w:i/>
          <w:color w:val="auto"/>
        </w:rPr>
        <w:t>Rationale:</w:t>
      </w:r>
      <w:r>
        <w:rPr>
          <w:color w:val="auto"/>
        </w:rPr>
        <w:t xml:space="preserve"> Administrators must </w:t>
      </w:r>
      <w:r w:rsidR="00DA6D5C">
        <w:rPr>
          <w:color w:val="auto"/>
        </w:rPr>
        <w:t>be able to view all outcomes that have been created in</w:t>
      </w:r>
      <w:r>
        <w:rPr>
          <w:color w:val="auto"/>
        </w:rPr>
        <w:t xml:space="preserve"> AbOut</w:t>
      </w:r>
      <w:r w:rsidR="00DA6D5C">
        <w:rPr>
          <w:color w:val="auto"/>
        </w:rPr>
        <w:t>.</w:t>
      </w:r>
    </w:p>
    <w:p w:rsidR="001D2CB0" w:rsidRDefault="001D2CB0" w14:paraId="3500E110" w14:textId="77777777">
      <w:pPr>
        <w:pStyle w:val="Heading4"/>
      </w:pPr>
      <w:bookmarkStart w:name="_Toc418500271" w:id="71"/>
      <w:r>
        <w:t>AM14: Add Performance Criterion</w:t>
      </w:r>
      <w:bookmarkEnd w:id="71"/>
    </w:p>
    <w:p w:rsidR="001D2CB0" w:rsidP="00294848" w:rsidRDefault="001D2CB0" w14:paraId="04539D64" w14:textId="77777777">
      <w:pPr>
        <w:ind w:left="720"/>
      </w:pPr>
      <w:r>
        <w:t xml:space="preserve">Administrators shall be able to add a performance criterion </w:t>
      </w:r>
      <w:r w:rsidR="00294848">
        <w:t xml:space="preserve">to </w:t>
      </w:r>
      <w:r>
        <w:t>a</w:t>
      </w:r>
      <w:r w:rsidR="00294848">
        <w:t xml:space="preserve">n </w:t>
      </w:r>
      <w:r>
        <w:t xml:space="preserve">outcome. Performance criterion information includes </w:t>
      </w:r>
      <w:r w:rsidR="001464FE">
        <w:t xml:space="preserve">an </w:t>
      </w:r>
      <w:r>
        <w:t>abbreviation</w:t>
      </w:r>
      <w:r w:rsidR="001464FE">
        <w:t xml:space="preserve">, </w:t>
      </w:r>
      <w:r>
        <w:t xml:space="preserve">textual description, </w:t>
      </w:r>
      <w:r w:rsidR="008224F7">
        <w:rPr>
          <w:color w:val="auto"/>
        </w:rPr>
        <w:t>the semester when the performance criterion came into effect, and the semester when the performance criterion is no longer in effect</w:t>
      </w:r>
    </w:p>
    <w:p w:rsidR="001D2CB0" w:rsidP="00294848" w:rsidRDefault="001D2CB0" w14:paraId="0BF6DAF9" w14:textId="77777777">
      <w:pPr>
        <w:ind w:left="720"/>
      </w:pPr>
    </w:p>
    <w:p w:rsidRPr="00F25572" w:rsidR="001D2CB0" w:rsidP="00294848" w:rsidRDefault="001D2CB0" w14:paraId="367B7A12" w14:textId="77777777">
      <w:pPr>
        <w:ind w:left="720"/>
      </w:pPr>
      <w:r>
        <w:rPr>
          <w:i/>
        </w:rPr>
        <w:lastRenderedPageBreak/>
        <w:t>Rationale:</w:t>
      </w:r>
      <w:r>
        <w:t xml:space="preserve"> New performance criteria </w:t>
      </w:r>
      <w:r w:rsidR="00692D80">
        <w:t xml:space="preserve">will </w:t>
      </w:r>
      <w:r>
        <w:t xml:space="preserve">need to be measured, and the system will need to know when </w:t>
      </w:r>
      <w:r w:rsidR="00692D80">
        <w:t>each criterion came into effect and when it is no longer in effect.</w:t>
      </w:r>
    </w:p>
    <w:p w:rsidR="00F25572" w:rsidRDefault="00F25572" w14:paraId="5EA0FED5" w14:textId="77777777">
      <w:pPr>
        <w:pStyle w:val="Heading4"/>
      </w:pPr>
      <w:bookmarkStart w:name="_Toc418500272" w:id="72"/>
      <w:r>
        <w:t>AM15: Edit Performance Criterion</w:t>
      </w:r>
      <w:bookmarkEnd w:id="72"/>
    </w:p>
    <w:p w:rsidR="00F25572" w:rsidP="00294848" w:rsidRDefault="00F25572" w14:paraId="39E00783" w14:textId="77777777">
      <w:pPr>
        <w:ind w:left="720"/>
      </w:pPr>
      <w:r>
        <w:t>The system shall allow administrators to edit performance criteria.</w:t>
      </w:r>
    </w:p>
    <w:p w:rsidR="00F25572" w:rsidP="00294848" w:rsidRDefault="00F25572" w14:paraId="0FD730F1" w14:textId="77777777">
      <w:pPr>
        <w:ind w:left="720"/>
      </w:pPr>
    </w:p>
    <w:p w:rsidRPr="004C6BA6" w:rsidR="00F25572" w:rsidP="00294848" w:rsidRDefault="00F25572" w14:paraId="681A163B" w14:textId="77777777">
      <w:pPr>
        <w:ind w:left="720"/>
      </w:pPr>
      <w:r>
        <w:rPr>
          <w:i/>
        </w:rPr>
        <w:t>Rationale:</w:t>
      </w:r>
      <w:r>
        <w:t xml:space="preserve"> Performance criteria will change over time. Allowing administrators to accommodate those changes will increase system usability and consistency.</w:t>
      </w:r>
    </w:p>
    <w:p w:rsidR="00BF12B1" w:rsidRDefault="00BF12B1" w14:paraId="2553EED8" w14:textId="77777777">
      <w:pPr>
        <w:pStyle w:val="Heading4"/>
      </w:pPr>
      <w:bookmarkStart w:name="_Toc418500273" w:id="73"/>
      <w:r>
        <w:t>AM16: Delete Performance Criterion</w:t>
      </w:r>
      <w:bookmarkEnd w:id="73"/>
    </w:p>
    <w:p w:rsidR="00BF12B1" w:rsidP="00294848" w:rsidRDefault="00BF12B1" w14:paraId="6916F1E6" w14:textId="77777777">
      <w:pPr>
        <w:ind w:left="720"/>
      </w:pPr>
      <w:r>
        <w:t>Administrators shall be able to delete performance criteria from the AbOut system if that criterion has no metrics measuring it.</w:t>
      </w:r>
    </w:p>
    <w:p w:rsidR="00692D80" w:rsidP="00294848" w:rsidRDefault="00692D80" w14:paraId="60A6695C" w14:textId="77777777">
      <w:pPr>
        <w:ind w:left="720"/>
      </w:pPr>
    </w:p>
    <w:p w:rsidR="00692D80" w:rsidP="00692D80" w:rsidRDefault="00692D80" w14:paraId="60077CF5" w14:textId="77777777">
      <w:pPr>
        <w:ind w:left="720"/>
        <w:rPr>
          <w:color w:val="auto"/>
        </w:rPr>
      </w:pPr>
      <w:r>
        <w:rPr>
          <w:i/>
          <w:color w:val="auto"/>
        </w:rPr>
        <w:t>Rationale:</w:t>
      </w:r>
      <w:r w:rsidR="00913F18">
        <w:rPr>
          <w:color w:val="auto"/>
        </w:rPr>
        <w:t xml:space="preserve"> Performance criteria </w:t>
      </w:r>
      <w:r>
        <w:rPr>
          <w:color w:val="auto"/>
        </w:rPr>
        <w:t xml:space="preserve">may be mistakenly added to the system and administrators need to be </w:t>
      </w:r>
      <w:r w:rsidR="00913F18">
        <w:rPr>
          <w:color w:val="auto"/>
        </w:rPr>
        <w:t>able to clean up the system. A performance criterion w</w:t>
      </w:r>
      <w:r>
        <w:rPr>
          <w:color w:val="auto"/>
        </w:rPr>
        <w:t xml:space="preserve">hich has no </w:t>
      </w:r>
      <w:r w:rsidR="00913F18">
        <w:rPr>
          <w:color w:val="auto"/>
        </w:rPr>
        <w:t xml:space="preserve">courses </w:t>
      </w:r>
      <w:r>
        <w:rPr>
          <w:color w:val="auto"/>
        </w:rPr>
        <w:t>associated with it would not have contributed useful information to a report and can be deleted.</w:t>
      </w:r>
    </w:p>
    <w:p w:rsidRPr="004C6BA6" w:rsidR="00692D80" w:rsidP="00294848" w:rsidRDefault="00692D80" w14:paraId="3483A8F0" w14:textId="77777777">
      <w:pPr>
        <w:ind w:left="720"/>
      </w:pPr>
    </w:p>
    <w:p w:rsidR="00BF12B1" w:rsidRDefault="00BF12B1" w14:paraId="5C4E42BD" w14:textId="77777777">
      <w:pPr>
        <w:pStyle w:val="Heading4"/>
      </w:pPr>
      <w:bookmarkStart w:name="_Toc418500274" w:id="74"/>
      <w:r>
        <w:t>AM17: View performance Criteria</w:t>
      </w:r>
      <w:bookmarkEnd w:id="74"/>
    </w:p>
    <w:p w:rsidR="00BF12B1" w:rsidP="00913F18" w:rsidRDefault="00BF12B1" w14:paraId="042ADDD0" w14:textId="77777777">
      <w:pPr>
        <w:ind w:left="720"/>
      </w:pPr>
      <w:r>
        <w:t>Administrators shall be able to view all performance criteria in the system, including past performance criteria.</w:t>
      </w:r>
    </w:p>
    <w:p w:rsidR="00BF12B1" w:rsidP="00913F18" w:rsidRDefault="00BF12B1" w14:paraId="338190F8" w14:textId="77777777">
      <w:pPr>
        <w:ind w:left="720"/>
      </w:pPr>
    </w:p>
    <w:p w:rsidR="00BF12B1" w:rsidP="00913F18" w:rsidRDefault="00BF12B1" w14:paraId="4248756D" w14:textId="77777777">
      <w:pPr>
        <w:ind w:left="720"/>
      </w:pPr>
      <w:r>
        <w:rPr>
          <w:i/>
        </w:rPr>
        <w:t xml:space="preserve">Rationale: </w:t>
      </w:r>
      <w:r>
        <w:t>Administrators must be able to view all performance criteria that have been created in AbOut.</w:t>
      </w:r>
    </w:p>
    <w:p w:rsidR="00913F18" w:rsidP="00913F18" w:rsidRDefault="00913F18" w14:paraId="6BD01005" w14:textId="77777777">
      <w:pPr>
        <w:ind w:left="720"/>
      </w:pPr>
    </w:p>
    <w:p w:rsidRPr="004C6BA6" w:rsidR="0023144E" w:rsidP="00913F18" w:rsidRDefault="0023144E" w14:paraId="26091EFD" w14:textId="77777777">
      <w:pPr>
        <w:ind w:left="720"/>
      </w:pPr>
    </w:p>
    <w:p w:rsidR="00EC5A77" w:rsidRDefault="00E656FB" w14:paraId="7A60DDB6" w14:textId="77777777">
      <w:pPr>
        <w:pStyle w:val="Heading4"/>
      </w:pPr>
      <w:bookmarkStart w:name="_Toc418500275" w:id="75"/>
      <w:r>
        <w:t>AM18</w:t>
      </w:r>
      <w:r w:rsidR="00EC5A77">
        <w:t>: Add course</w:t>
      </w:r>
      <w:bookmarkEnd w:id="75"/>
    </w:p>
    <w:p w:rsidR="00EC5A77" w:rsidRDefault="00EC5A77" w14:paraId="7B1F81A0" w14:textId="77777777">
      <w:pPr>
        <w:ind w:left="720"/>
        <w:rPr>
          <w:color w:val="auto"/>
        </w:rPr>
      </w:pPr>
      <w:r>
        <w:rPr>
          <w:color w:val="auto"/>
        </w:rPr>
        <w:t>Administrators shall be able to add courses</w:t>
      </w:r>
      <w:r w:rsidR="00DA6D5C">
        <w:rPr>
          <w:color w:val="auto"/>
        </w:rPr>
        <w:t xml:space="preserve"> </w:t>
      </w:r>
      <w:r>
        <w:rPr>
          <w:color w:val="auto"/>
        </w:rPr>
        <w:t>to the AbOut system. Course information includes an abbreviation, course name, the semester when the cours</w:t>
      </w:r>
      <w:r w:rsidR="008224F7">
        <w:rPr>
          <w:color w:val="auto"/>
        </w:rPr>
        <w:t xml:space="preserve">e became part of the curriculum, and the semester when the </w:t>
      </w:r>
      <w:r w:rsidR="00913F18">
        <w:rPr>
          <w:color w:val="auto"/>
        </w:rPr>
        <w:t xml:space="preserve">course </w:t>
      </w:r>
      <w:r w:rsidR="008224F7">
        <w:rPr>
          <w:color w:val="auto"/>
        </w:rPr>
        <w:t xml:space="preserve">is no longer part of the curriculum. </w:t>
      </w:r>
      <w:r>
        <w:rPr>
          <w:color w:val="auto"/>
        </w:rPr>
        <w:t xml:space="preserve">Administrators can also associate </w:t>
      </w:r>
      <w:r w:rsidR="008224F7">
        <w:rPr>
          <w:color w:val="auto"/>
        </w:rPr>
        <w:t xml:space="preserve">performance criteria </w:t>
      </w:r>
      <w:r>
        <w:rPr>
          <w:color w:val="auto"/>
        </w:rPr>
        <w:t xml:space="preserve">with a course (see “Associate or disassociate </w:t>
      </w:r>
      <w:r w:rsidR="00E541F5">
        <w:rPr>
          <w:color w:val="auto"/>
        </w:rPr>
        <w:t xml:space="preserve">a </w:t>
      </w:r>
      <w:r w:rsidR="008224F7">
        <w:rPr>
          <w:color w:val="auto"/>
        </w:rPr>
        <w:t>performance criteri</w:t>
      </w:r>
      <w:r w:rsidR="00E541F5">
        <w:rPr>
          <w:color w:val="auto"/>
        </w:rPr>
        <w:t>on</w:t>
      </w:r>
      <w:r w:rsidR="008224F7">
        <w:rPr>
          <w:color w:val="auto"/>
        </w:rPr>
        <w:t xml:space="preserve"> </w:t>
      </w:r>
      <w:r>
        <w:rPr>
          <w:color w:val="auto"/>
        </w:rPr>
        <w:t xml:space="preserve">with </w:t>
      </w:r>
      <w:r w:rsidR="00E541F5">
        <w:rPr>
          <w:color w:val="auto"/>
        </w:rPr>
        <w:t xml:space="preserve">a </w:t>
      </w:r>
      <w:r>
        <w:rPr>
          <w:color w:val="auto"/>
        </w:rPr>
        <w:t xml:space="preserve">course”). </w:t>
      </w:r>
    </w:p>
    <w:p w:rsidR="00EC5A77" w:rsidRDefault="00EC5A77" w14:paraId="29B6DD83" w14:textId="77777777">
      <w:pPr>
        <w:ind w:left="720"/>
        <w:rPr>
          <w:color w:val="auto"/>
        </w:rPr>
      </w:pPr>
    </w:p>
    <w:p w:rsidR="00EC5A77" w:rsidRDefault="00EC5A77" w14:paraId="572D77C7" w14:textId="77777777">
      <w:pPr>
        <w:ind w:left="720"/>
        <w:rPr>
          <w:color w:val="auto"/>
        </w:rPr>
      </w:pPr>
      <w:r>
        <w:rPr>
          <w:i/>
          <w:color w:val="auto"/>
        </w:rPr>
        <w:t>Rationale:</w:t>
      </w:r>
      <w:r>
        <w:rPr>
          <w:color w:val="auto"/>
        </w:rPr>
        <w:t xml:space="preserve"> </w:t>
      </w:r>
      <w:r w:rsidR="008226F4">
        <w:rPr>
          <w:color w:val="auto"/>
        </w:rPr>
        <w:t>In the future, courses may be added to a department’s curriculum and AbOut needs to be able to accommodate the new courses.</w:t>
      </w:r>
    </w:p>
    <w:p w:rsidR="00913F18" w:rsidRDefault="00913F18" w14:paraId="29A27574" w14:textId="77777777">
      <w:pPr>
        <w:ind w:left="720"/>
        <w:rPr>
          <w:color w:val="auto"/>
        </w:rPr>
      </w:pPr>
    </w:p>
    <w:p w:rsidR="00EC5A77" w:rsidRDefault="00EC5A77" w14:paraId="7DCD8A24" w14:textId="77777777">
      <w:pPr>
        <w:pStyle w:val="Heading4"/>
      </w:pPr>
      <w:bookmarkStart w:name="_Toc418500276" w:id="76"/>
      <w:r>
        <w:t>AM1</w:t>
      </w:r>
      <w:r w:rsidR="00E656FB">
        <w:t>9</w:t>
      </w:r>
      <w:r>
        <w:t>: Edit course</w:t>
      </w:r>
      <w:bookmarkEnd w:id="76"/>
    </w:p>
    <w:p w:rsidR="00EC5A77" w:rsidRDefault="00EC5A77" w14:paraId="53DCB351" w14:textId="77777777">
      <w:pPr>
        <w:ind w:left="720"/>
        <w:rPr>
          <w:color w:val="auto"/>
        </w:rPr>
      </w:pPr>
      <w:r>
        <w:rPr>
          <w:color w:val="auto"/>
        </w:rPr>
        <w:t>The system shall allow administrators to edit a course.</w:t>
      </w:r>
    </w:p>
    <w:p w:rsidR="00EC5A77" w:rsidRDefault="00EC5A77" w14:paraId="69D7B3C4" w14:textId="77777777">
      <w:pPr>
        <w:ind w:left="720"/>
        <w:rPr>
          <w:color w:val="auto"/>
        </w:rPr>
      </w:pPr>
    </w:p>
    <w:p w:rsidR="00EC5A77" w:rsidRDefault="00EC5A77" w14:paraId="600272AC" w14:textId="77777777">
      <w:pPr>
        <w:ind w:left="720"/>
        <w:rPr>
          <w:color w:val="auto"/>
        </w:rPr>
      </w:pPr>
      <w:r>
        <w:rPr>
          <w:i/>
          <w:color w:val="auto"/>
        </w:rPr>
        <w:t>Rationale:</w:t>
      </w:r>
      <w:r>
        <w:rPr>
          <w:color w:val="auto"/>
        </w:rPr>
        <w:t xml:space="preserve"> Courses will change over time.  Allowing administrators to easily accommodate those changes will increase system usability and consistency.</w:t>
      </w:r>
    </w:p>
    <w:p w:rsidR="005C52D3" w:rsidRDefault="005C52D3" w14:paraId="58BE84E1" w14:textId="77777777">
      <w:pPr>
        <w:ind w:left="720"/>
        <w:rPr>
          <w:color w:val="auto"/>
        </w:rPr>
      </w:pPr>
    </w:p>
    <w:p w:rsidR="00EC5A77" w:rsidRDefault="00E656FB" w14:paraId="3CCACC73" w14:textId="77777777">
      <w:pPr>
        <w:pStyle w:val="Heading4"/>
      </w:pPr>
      <w:bookmarkStart w:name="_Toc418500277" w:id="77"/>
      <w:r>
        <w:t>AM20</w:t>
      </w:r>
      <w:r w:rsidR="00EC5A77">
        <w:t>: Delete course</w:t>
      </w:r>
      <w:bookmarkEnd w:id="77"/>
    </w:p>
    <w:p w:rsidR="00EC5A77" w:rsidRDefault="00EC5A77" w14:paraId="1E60D553" w14:textId="77777777">
      <w:pPr>
        <w:ind w:left="720"/>
        <w:rPr>
          <w:color w:val="auto"/>
        </w:rPr>
      </w:pPr>
      <w:r>
        <w:rPr>
          <w:color w:val="auto"/>
        </w:rPr>
        <w:t xml:space="preserve">Administrators shall be able to delete a course from the AbOut system if there are no course offerings associated with that course. </w:t>
      </w:r>
    </w:p>
    <w:p w:rsidR="00EC5A77" w:rsidRDefault="00EC5A77" w14:paraId="423251D3" w14:textId="77777777">
      <w:pPr>
        <w:ind w:left="720"/>
        <w:rPr>
          <w:color w:val="auto"/>
        </w:rPr>
      </w:pPr>
    </w:p>
    <w:p w:rsidR="00EC5A77" w:rsidRDefault="00EC5A77" w14:paraId="351E4837" w14:textId="77777777">
      <w:pPr>
        <w:ind w:left="720"/>
        <w:rPr>
          <w:color w:val="FF0000"/>
        </w:rPr>
      </w:pPr>
      <w:r>
        <w:rPr>
          <w:i/>
          <w:color w:val="auto"/>
        </w:rPr>
        <w:t>Rationale:</w:t>
      </w:r>
      <w:r>
        <w:rPr>
          <w:color w:val="auto"/>
        </w:rPr>
        <w:t xml:space="preserve"> Courses may have been mistakenly added to the system and administrators need to be able to clean up the system</w:t>
      </w:r>
      <w:r>
        <w:rPr>
          <w:color w:val="FF0000"/>
        </w:rPr>
        <w:t>.</w:t>
      </w:r>
    </w:p>
    <w:p w:rsidR="00913F18" w:rsidRDefault="00913F18" w14:paraId="74B285CB" w14:textId="77777777">
      <w:pPr>
        <w:ind w:left="720"/>
        <w:rPr>
          <w:color w:val="FF0000"/>
        </w:rPr>
      </w:pPr>
    </w:p>
    <w:p w:rsidR="00EC5A77" w:rsidRDefault="00E656FB" w14:paraId="1625DB8C" w14:textId="77777777">
      <w:pPr>
        <w:pStyle w:val="Heading4"/>
      </w:pPr>
      <w:bookmarkStart w:name="_Toc418500278" w:id="78"/>
      <w:r>
        <w:t>AM21</w:t>
      </w:r>
      <w:r w:rsidR="00EC5A77">
        <w:t>: View courses</w:t>
      </w:r>
      <w:bookmarkEnd w:id="78"/>
    </w:p>
    <w:p w:rsidR="00EC5A77" w:rsidRDefault="00EC5A77" w14:paraId="33A82A8D" w14:textId="77777777">
      <w:pPr>
        <w:ind w:left="720"/>
        <w:rPr>
          <w:color w:val="auto"/>
        </w:rPr>
      </w:pPr>
      <w:r>
        <w:rPr>
          <w:color w:val="auto"/>
        </w:rPr>
        <w:t>Administrators shall be able to a view all courses in the system</w:t>
      </w:r>
      <w:r w:rsidR="009B3CFD">
        <w:rPr>
          <w:color w:val="auto"/>
        </w:rPr>
        <w:t xml:space="preserve"> including past</w:t>
      </w:r>
      <w:r>
        <w:rPr>
          <w:color w:val="auto"/>
        </w:rPr>
        <w:t xml:space="preserve"> courses.</w:t>
      </w:r>
    </w:p>
    <w:p w:rsidR="00EC5A77" w:rsidRDefault="00EC5A77" w14:paraId="76FB1C07" w14:textId="77777777">
      <w:pPr>
        <w:ind w:left="720"/>
        <w:rPr>
          <w:color w:val="auto"/>
        </w:rPr>
      </w:pPr>
    </w:p>
    <w:p w:rsidR="00EC5A77" w:rsidRDefault="00EC5A77" w14:paraId="6C929FCE" w14:textId="77777777">
      <w:pPr>
        <w:ind w:left="720"/>
        <w:rPr>
          <w:color w:val="auto"/>
        </w:rPr>
      </w:pPr>
      <w:r>
        <w:rPr>
          <w:i/>
          <w:color w:val="auto"/>
        </w:rPr>
        <w:t>Rationale:</w:t>
      </w:r>
      <w:r>
        <w:rPr>
          <w:color w:val="auto"/>
        </w:rPr>
        <w:t xml:space="preserve"> Administrators may need to </w:t>
      </w:r>
      <w:r w:rsidR="009B3CFD">
        <w:rPr>
          <w:color w:val="auto"/>
        </w:rPr>
        <w:t>view a</w:t>
      </w:r>
      <w:r>
        <w:rPr>
          <w:color w:val="auto"/>
        </w:rPr>
        <w:t xml:space="preserve"> list of all courses</w:t>
      </w:r>
      <w:r w:rsidR="009B3CFD">
        <w:rPr>
          <w:color w:val="auto"/>
        </w:rPr>
        <w:t xml:space="preserve"> that have been created in AbOut.</w:t>
      </w:r>
    </w:p>
    <w:p w:rsidR="00EC5A77" w:rsidRDefault="00EC5A77" w14:paraId="0499F1C8" w14:textId="77777777">
      <w:pPr>
        <w:pStyle w:val="Heading4"/>
      </w:pPr>
      <w:bookmarkStart w:name="_Toc418500279" w:id="79"/>
      <w:r>
        <w:t>AM</w:t>
      </w:r>
      <w:r w:rsidR="00E656FB">
        <w:t>22</w:t>
      </w:r>
      <w:r>
        <w:t xml:space="preserve">: Associate or dissociate </w:t>
      </w:r>
      <w:r w:rsidR="00E541F5">
        <w:t xml:space="preserve">a </w:t>
      </w:r>
      <w:r w:rsidR="0000334E">
        <w:t>performance criteri</w:t>
      </w:r>
      <w:r w:rsidR="00E541F5">
        <w:t>on</w:t>
      </w:r>
      <w:r w:rsidR="0000334E">
        <w:t xml:space="preserve"> </w:t>
      </w:r>
      <w:r>
        <w:t xml:space="preserve">with </w:t>
      </w:r>
      <w:r w:rsidR="00E541F5">
        <w:t xml:space="preserve">a </w:t>
      </w:r>
      <w:r>
        <w:t>course</w:t>
      </w:r>
      <w:bookmarkEnd w:id="79"/>
    </w:p>
    <w:p w:rsidR="00EC5A77" w:rsidRDefault="00EC5A77" w14:paraId="48B3646B" w14:textId="77777777">
      <w:pPr>
        <w:ind w:left="720"/>
        <w:rPr>
          <w:color w:val="auto"/>
        </w:rPr>
      </w:pPr>
      <w:r>
        <w:rPr>
          <w:color w:val="auto"/>
        </w:rPr>
        <w:t xml:space="preserve">Administrators shall be able to associate or dissociate </w:t>
      </w:r>
      <w:r w:rsidR="00913F18">
        <w:rPr>
          <w:color w:val="auto"/>
        </w:rPr>
        <w:t xml:space="preserve">a </w:t>
      </w:r>
      <w:r w:rsidR="0000334E">
        <w:rPr>
          <w:color w:val="auto"/>
        </w:rPr>
        <w:t>performance criteri</w:t>
      </w:r>
      <w:r w:rsidR="00913F18">
        <w:rPr>
          <w:color w:val="auto"/>
        </w:rPr>
        <w:t>on</w:t>
      </w:r>
      <w:r>
        <w:rPr>
          <w:color w:val="auto"/>
        </w:rPr>
        <w:t xml:space="preserve"> with a course. The system shall present a list of all active </w:t>
      </w:r>
      <w:r w:rsidR="00913F18">
        <w:rPr>
          <w:color w:val="auto"/>
        </w:rPr>
        <w:t xml:space="preserve">performance criteria associated with the programs of the course </w:t>
      </w:r>
      <w:r>
        <w:rPr>
          <w:color w:val="auto"/>
        </w:rPr>
        <w:t xml:space="preserve">to the administrator. </w:t>
      </w:r>
    </w:p>
    <w:p w:rsidR="00EC5A77" w:rsidRDefault="00EC5A77" w14:paraId="17F230B2" w14:textId="77777777">
      <w:pPr>
        <w:ind w:left="720"/>
        <w:rPr>
          <w:color w:val="auto"/>
        </w:rPr>
      </w:pPr>
    </w:p>
    <w:p w:rsidR="00EC5A77" w:rsidRDefault="00EC5A77" w14:paraId="033AE822" w14:textId="77777777">
      <w:pPr>
        <w:ind w:left="720"/>
        <w:rPr>
          <w:color w:val="auto"/>
        </w:rPr>
      </w:pPr>
      <w:r>
        <w:rPr>
          <w:i/>
          <w:color w:val="auto"/>
        </w:rPr>
        <w:t>Rationale:</w:t>
      </w:r>
      <w:r>
        <w:rPr>
          <w:color w:val="auto"/>
        </w:rPr>
        <w:t xml:space="preserve"> The </w:t>
      </w:r>
      <w:r w:rsidR="0000334E">
        <w:rPr>
          <w:color w:val="auto"/>
        </w:rPr>
        <w:t>performance criteria</w:t>
      </w:r>
      <w:r>
        <w:rPr>
          <w:color w:val="auto"/>
        </w:rPr>
        <w:t xml:space="preserve"> associated with a course will change through time. </w:t>
      </w:r>
    </w:p>
    <w:p w:rsidR="0023144E" w:rsidP="0AE29FBB" w:rsidRDefault="0023144E" w14:paraId="3DFBDFCD" w14:textId="2E7637F8">
      <w:pPr>
        <w:rPr>
          <w:color w:val="auto"/>
        </w:rPr>
      </w:pPr>
    </w:p>
    <w:p w:rsidR="00EC5A77" w:rsidRDefault="00E656FB" w14:paraId="1B4C0314" w14:textId="77777777">
      <w:pPr>
        <w:pStyle w:val="Heading4"/>
      </w:pPr>
      <w:bookmarkStart w:name="_Toc418500280" w:id="80"/>
      <w:r>
        <w:rPr>
          <w:color w:val="auto"/>
        </w:rPr>
        <w:t>AM23</w:t>
      </w:r>
      <w:r w:rsidR="00EC5A77">
        <w:rPr>
          <w:color w:val="auto"/>
        </w:rPr>
        <w:t xml:space="preserve">: </w:t>
      </w:r>
      <w:r w:rsidR="00EC5A77">
        <w:t>Add course offering</w:t>
      </w:r>
      <w:bookmarkEnd w:id="80"/>
    </w:p>
    <w:p w:rsidR="00EC5A77" w:rsidRDefault="00EC5A77" w14:paraId="6FBD1783" w14:textId="77777777">
      <w:pPr>
        <w:ind w:left="720"/>
      </w:pPr>
      <w:r>
        <w:t xml:space="preserve">Administrators shall be able to add a course offering to the AbOut system. The administrator shall select a semester, or use the default semester. (S)he shall also select a course, a section number, and the faculty member who will teach this course offering. The name of the faculty member shall be copied into this course offering. The </w:t>
      </w:r>
      <w:r w:rsidR="00913F18">
        <w:t xml:space="preserve">performance criteria </w:t>
      </w:r>
      <w:r>
        <w:t xml:space="preserve">that this course offering will measure shall be automatically connected to this course offering. Note that the </w:t>
      </w:r>
      <w:r w:rsidR="00913F18">
        <w:t xml:space="preserve">performance criteria </w:t>
      </w:r>
      <w:r>
        <w:t xml:space="preserve">associated with this course offering cannot be changed here. In order to change which </w:t>
      </w:r>
      <w:r w:rsidR="00913F18">
        <w:t xml:space="preserve">performance criteria </w:t>
      </w:r>
      <w:r>
        <w:t xml:space="preserve">are associated with this offering, an administrator must delete this offering, make the new associations between the course and </w:t>
      </w:r>
      <w:r w:rsidR="00913F18">
        <w:t>performance criteria</w:t>
      </w:r>
      <w:r>
        <w:t>, and recreate the offering.</w:t>
      </w:r>
    </w:p>
    <w:p w:rsidR="00EC5A77" w:rsidRDefault="00EC5A77" w14:paraId="73DD1B47" w14:textId="77777777">
      <w:pPr>
        <w:ind w:left="720"/>
      </w:pPr>
    </w:p>
    <w:p w:rsidR="00EC5A77" w:rsidRDefault="00EC5A77" w14:paraId="36BE1D9E" w14:textId="77777777">
      <w:pPr>
        <w:ind w:left="720"/>
      </w:pPr>
      <w:r>
        <w:rPr>
          <w:i/>
        </w:rPr>
        <w:t>Rationale:</w:t>
      </w:r>
      <w:r>
        <w:t xml:space="preserve"> Every semester new offerings of courses will be created. The name of the faculty member will be copied into this offering so that if the faculty member later changes his/her name, the change will not be reflected in this offering. </w:t>
      </w:r>
      <w:r w:rsidR="00913F18">
        <w:t xml:space="preserve">If changes are made to the text of the performance criteria, these changes will be reflected in later reports. </w:t>
      </w:r>
    </w:p>
    <w:p w:rsidR="006340AE" w:rsidRDefault="006340AE" w14:paraId="23CC65F2" w14:textId="77777777">
      <w:pPr>
        <w:ind w:left="720"/>
      </w:pPr>
    </w:p>
    <w:p w:rsidR="00EC5A77" w:rsidRDefault="00E656FB" w14:paraId="08401E5D" w14:textId="77777777">
      <w:pPr>
        <w:pStyle w:val="Heading4"/>
      </w:pPr>
      <w:bookmarkStart w:name="_Toc418500281" w:id="81"/>
      <w:r>
        <w:lastRenderedPageBreak/>
        <w:t>AM24</w:t>
      </w:r>
      <w:r w:rsidR="00EC5A77">
        <w:t>: Edit course offering</w:t>
      </w:r>
      <w:bookmarkEnd w:id="81"/>
    </w:p>
    <w:p w:rsidR="00EC5A77" w:rsidRDefault="00EC5A77" w14:paraId="5E9D8966" w14:textId="77777777">
      <w:pPr>
        <w:ind w:left="720"/>
      </w:pPr>
      <w:r>
        <w:t>Administrators shall be able to edit the section number and user (current faculty member who will be teaching the course) associated with a course offering. Students can also be associated with this course offering (see AM2</w:t>
      </w:r>
      <w:r w:rsidR="006340AE">
        <w:t>7 and AM28</w:t>
      </w:r>
      <w:r>
        <w:t xml:space="preserve">). </w:t>
      </w:r>
    </w:p>
    <w:p w:rsidR="00EC5A77" w:rsidRDefault="00EC5A77" w14:paraId="0ACB6AF4" w14:textId="77777777">
      <w:pPr>
        <w:ind w:left="720"/>
      </w:pPr>
    </w:p>
    <w:p w:rsidR="00EC5A77" w:rsidRDefault="00EC5A77" w14:paraId="3768C91D" w14:textId="77777777">
      <w:pPr>
        <w:ind w:left="720"/>
      </w:pPr>
      <w:r>
        <w:rPr>
          <w:i/>
        </w:rPr>
        <w:t>Rationale:</w:t>
      </w:r>
      <w:r>
        <w:t xml:space="preserve"> Course offerings may need to change. The semester, course and outcomes associated with the offering cannot be changed. The semester and course are intrinsic to the offering. The outcomes are a function of the course. The system will be more consistent if the outcomes associated with the course offering cannot be changed. </w:t>
      </w:r>
    </w:p>
    <w:p w:rsidR="00EC5A77" w:rsidRDefault="00EC5A77" w14:paraId="0B4A038D" w14:textId="77777777">
      <w:pPr>
        <w:ind w:left="720"/>
      </w:pPr>
    </w:p>
    <w:p w:rsidR="00EC5A77" w:rsidRDefault="00E656FB" w14:paraId="2D26259C" w14:textId="77777777">
      <w:pPr>
        <w:pStyle w:val="Heading4"/>
      </w:pPr>
      <w:bookmarkStart w:name="_Toc418500282" w:id="82"/>
      <w:r>
        <w:t>AM25</w:t>
      </w:r>
      <w:r w:rsidR="00EC5A77">
        <w:t>: Delete course offering</w:t>
      </w:r>
      <w:bookmarkEnd w:id="82"/>
    </w:p>
    <w:p w:rsidR="00EC5A77" w:rsidRDefault="00EC5A77" w14:paraId="62546584" w14:textId="77777777">
      <w:pPr>
        <w:ind w:left="720"/>
      </w:pPr>
      <w:r>
        <w:t xml:space="preserve">Administrators shall be able to delete a course offering from the AbOut system if there are no </w:t>
      </w:r>
      <w:r w:rsidR="003C7FE4">
        <w:t xml:space="preserve">metrics </w:t>
      </w:r>
      <w:r>
        <w:t>associated with this offering.</w:t>
      </w:r>
    </w:p>
    <w:p w:rsidR="00EC5A77" w:rsidRDefault="00EC5A77" w14:paraId="38ADEFED" w14:textId="77777777">
      <w:pPr>
        <w:ind w:left="720"/>
      </w:pPr>
    </w:p>
    <w:p w:rsidR="00EC5A77" w:rsidRDefault="00EC5A77" w14:paraId="0AC44B84" w14:textId="77777777">
      <w:pPr>
        <w:ind w:left="720"/>
      </w:pPr>
      <w:r>
        <w:rPr>
          <w:i/>
        </w:rPr>
        <w:t>Rationale:</w:t>
      </w:r>
      <w:r>
        <w:t xml:space="preserve"> Course offerings may have been mistakenly added to the system and administrators need to be able to clean up the system.</w:t>
      </w:r>
    </w:p>
    <w:p w:rsidR="006340AE" w:rsidRDefault="006340AE" w14:paraId="500853BE" w14:textId="77777777">
      <w:pPr>
        <w:ind w:left="720"/>
      </w:pPr>
    </w:p>
    <w:p w:rsidR="00EC5A77" w:rsidRDefault="00E656FB" w14:paraId="2FD4BE44" w14:textId="77777777">
      <w:pPr>
        <w:pStyle w:val="Heading4"/>
      </w:pPr>
      <w:bookmarkStart w:name="_Toc418500283" w:id="83"/>
      <w:r>
        <w:t>AM26</w:t>
      </w:r>
      <w:r w:rsidR="00EC5A77">
        <w:t>: View all course offerings</w:t>
      </w:r>
      <w:bookmarkEnd w:id="83"/>
    </w:p>
    <w:p w:rsidR="00EC5A77" w:rsidRDefault="00EC5A77" w14:paraId="0F5B915A" w14:textId="77777777">
      <w:pPr>
        <w:ind w:left="720"/>
        <w:rPr>
          <w:color w:val="auto"/>
        </w:rPr>
      </w:pPr>
      <w:r>
        <w:rPr>
          <w:color w:val="auto"/>
        </w:rPr>
        <w:t>Administrators shall be able to a view all courses offerings in the system, ordered by the latest offerings, alphabetically by the course abbreviation, to the earliest course offerings.</w:t>
      </w:r>
    </w:p>
    <w:p w:rsidR="00EC5A77" w:rsidRDefault="00EC5A77" w14:paraId="68892264" w14:textId="77777777">
      <w:pPr>
        <w:ind w:left="720"/>
        <w:rPr>
          <w:color w:val="auto"/>
        </w:rPr>
      </w:pPr>
    </w:p>
    <w:p w:rsidR="00EC5A77" w:rsidRDefault="00EC5A77" w14:paraId="4AB61C93" w14:textId="77777777">
      <w:pPr>
        <w:ind w:left="720"/>
        <w:rPr>
          <w:color w:val="auto"/>
        </w:rPr>
      </w:pPr>
      <w:r>
        <w:rPr>
          <w:i/>
          <w:color w:val="auto"/>
        </w:rPr>
        <w:t>Rationale:</w:t>
      </w:r>
      <w:r>
        <w:rPr>
          <w:color w:val="auto"/>
        </w:rPr>
        <w:t xml:space="preserve"> Administrators may need to see a list of all courses offerings.</w:t>
      </w:r>
    </w:p>
    <w:p w:rsidR="00DF51F3" w:rsidRDefault="00DF51F3" w14:paraId="1E741789" w14:textId="77777777">
      <w:pPr>
        <w:ind w:left="720"/>
        <w:rPr>
          <w:color w:val="auto"/>
        </w:rPr>
      </w:pPr>
    </w:p>
    <w:p w:rsidR="00EC5A77" w:rsidRDefault="00E656FB" w14:paraId="2AE934BE" w14:textId="77777777">
      <w:pPr>
        <w:pStyle w:val="Heading4"/>
      </w:pPr>
      <w:bookmarkStart w:name="_Toc418500284" w:id="84"/>
      <w:commentRangeStart w:id="85"/>
      <w:r>
        <w:rPr>
          <w:color w:val="auto"/>
        </w:rPr>
        <w:t>AM27</w:t>
      </w:r>
      <w:r w:rsidR="00EC5A77">
        <w:rPr>
          <w:color w:val="auto"/>
        </w:rPr>
        <w:t xml:space="preserve">: </w:t>
      </w:r>
      <w:r w:rsidR="00EC5A77">
        <w:t>Import a list of students into a course offering</w:t>
      </w:r>
      <w:bookmarkEnd w:id="84"/>
    </w:p>
    <w:p w:rsidR="00EC5A77" w:rsidRDefault="00EC5A77" w14:paraId="3FD12324" w14:textId="77777777">
      <w:pPr>
        <w:ind w:left="720"/>
      </w:pPr>
      <w:r>
        <w:t xml:space="preserve">Administrators shall be able to import a list of students into a course offering by providing the file name of a comma-separated list of students. </w:t>
      </w:r>
    </w:p>
    <w:p w:rsidR="00EC5A77" w:rsidRDefault="00EC5A77" w14:paraId="46286731" w14:textId="77777777">
      <w:pPr>
        <w:ind w:left="720"/>
      </w:pPr>
    </w:p>
    <w:p w:rsidR="00EC5A77" w:rsidRDefault="00EC5A77" w14:paraId="5082B342" w14:textId="77777777">
      <w:pPr>
        <w:ind w:left="720"/>
      </w:pPr>
      <w:r>
        <w:rPr>
          <w:i/>
        </w:rPr>
        <w:t>Rationale:</w:t>
      </w:r>
      <w:r>
        <w:t xml:space="preserve"> Entering student information one by one could be time consuming and the information is likely to be available in a comma-separated list.</w:t>
      </w:r>
    </w:p>
    <w:p w:rsidR="006340AE" w:rsidRDefault="006340AE" w14:paraId="3C8674F0" w14:textId="77777777">
      <w:pPr>
        <w:ind w:left="720"/>
      </w:pPr>
    </w:p>
    <w:p w:rsidR="00EC5A77" w:rsidRDefault="00E656FB" w14:paraId="55B5D59E" w14:textId="77777777">
      <w:pPr>
        <w:pStyle w:val="Heading4"/>
      </w:pPr>
      <w:bookmarkStart w:name="_Toc418500285" w:id="86"/>
      <w:r>
        <w:t>AM28</w:t>
      </w:r>
      <w:r w:rsidR="00EC5A77">
        <w:t>: Add student to a course offering</w:t>
      </w:r>
      <w:bookmarkEnd w:id="86"/>
    </w:p>
    <w:p w:rsidR="00EC5A77" w:rsidRDefault="00EC5A77" w14:paraId="67361E3D" w14:textId="77777777">
      <w:pPr>
        <w:ind w:left="720"/>
      </w:pPr>
      <w:r>
        <w:t xml:space="preserve">Administrators shall be able to add students to the course offering. If the course offering already contains </w:t>
      </w:r>
      <w:r w:rsidR="003C7FE4">
        <w:t xml:space="preserve">metrics </w:t>
      </w:r>
      <w:r>
        <w:t xml:space="preserve">and student scores associated with the </w:t>
      </w:r>
      <w:r w:rsidR="003C7FE4">
        <w:t>metric</w:t>
      </w:r>
      <w:r>
        <w:t>, the new student scores will default to zero and the user shall be informed that the added students are ge</w:t>
      </w:r>
      <w:r w:rsidR="003C7FE4">
        <w:t>tting a zero for this metric</w:t>
      </w:r>
      <w:r>
        <w:t xml:space="preserve">. </w:t>
      </w:r>
    </w:p>
    <w:p w:rsidR="00EC5A77" w:rsidRDefault="00EC5A77" w14:paraId="5D55BA91" w14:textId="77777777">
      <w:pPr>
        <w:ind w:left="720"/>
      </w:pPr>
    </w:p>
    <w:p w:rsidR="00EC5A77" w:rsidRDefault="00EC5A77" w14:paraId="626EAD04" w14:textId="77777777">
      <w:pPr>
        <w:ind w:left="720"/>
      </w:pPr>
      <w:r>
        <w:rPr>
          <w:i/>
        </w:rPr>
        <w:t>Rationale:</w:t>
      </w:r>
      <w:r>
        <w:t xml:space="preserve"> Students may join the course at a later date or the administrator or the faculty member may decide to add students individually to the course offering.</w:t>
      </w:r>
    </w:p>
    <w:p w:rsidR="006340AE" w:rsidRDefault="006340AE" w14:paraId="77E4997E" w14:textId="77777777">
      <w:pPr>
        <w:ind w:left="720"/>
      </w:pPr>
    </w:p>
    <w:p w:rsidR="00EC5A77" w:rsidRDefault="00E656FB" w14:paraId="273B7EBE" w14:textId="77777777">
      <w:pPr>
        <w:pStyle w:val="Heading4"/>
      </w:pPr>
      <w:bookmarkStart w:name="_Toc418500286" w:id="87"/>
      <w:r>
        <w:lastRenderedPageBreak/>
        <w:t>AM29</w:t>
      </w:r>
      <w:r w:rsidR="00EC5A77">
        <w:t>: Delete a student from a course offering</w:t>
      </w:r>
      <w:bookmarkEnd w:id="87"/>
    </w:p>
    <w:p w:rsidR="00EC5A77" w:rsidRDefault="00EC5A77" w14:paraId="26EA9938" w14:textId="77777777">
      <w:pPr>
        <w:ind w:left="720"/>
      </w:pPr>
      <w:r>
        <w:t xml:space="preserve">Administrators shall be able to remove a student from the course offering, causing all </w:t>
      </w:r>
      <w:r w:rsidR="003C7FE4">
        <w:t>metric</w:t>
      </w:r>
      <w:r>
        <w:t xml:space="preserve"> scores for that student to be removed. If the course offering had one or more </w:t>
      </w:r>
      <w:r w:rsidR="003C7FE4">
        <w:t>metric</w:t>
      </w:r>
      <w:r>
        <w:t xml:space="preserve">, with a score for the student being dropped, the user shall be informed that the deleted student’s score is being lost. </w:t>
      </w:r>
    </w:p>
    <w:p w:rsidR="00EC5A77" w:rsidRDefault="00135974" w14:paraId="5C4383F9" w14:textId="77777777">
      <w:pPr>
        <w:ind w:left="720"/>
      </w:pPr>
      <w:commentRangeEnd w:id="85"/>
      <w:r>
        <w:rPr>
          <w:rStyle w:val="CommentReference"/>
        </w:rPr>
        <w:commentReference w:id="85"/>
      </w:r>
      <w:bookmarkStart w:name="_GoBack" w:id="88"/>
      <w:bookmarkEnd w:id="88"/>
    </w:p>
    <w:p w:rsidR="00EC5A77" w:rsidRDefault="0AE29FBB" w14:paraId="3FD1AA57" w14:textId="77777777">
      <w:pPr>
        <w:ind w:left="720"/>
      </w:pPr>
      <w:commentRangeStart w:id="89"/>
      <w:commentRangeStart w:id="90"/>
      <w:r w:rsidRPr="0AE29FBB">
        <w:rPr>
          <w:i/>
          <w:iCs/>
        </w:rPr>
        <w:t>Rationale:</w:t>
      </w:r>
      <w:r>
        <w:t xml:space="preserve"> Students may drop the course, students may be taking the course offering who are not CS or SE majors so do not need to be measured, and failing student scores may need to be removed from the metrics for that course offering.</w:t>
      </w:r>
      <w:commentRangeEnd w:id="89"/>
      <w:r w:rsidR="00EC5A77">
        <w:rPr>
          <w:rStyle w:val="CommentReference"/>
        </w:rPr>
        <w:commentReference w:id="89"/>
      </w:r>
      <w:commentRangeEnd w:id="90"/>
      <w:r w:rsidR="001E5255">
        <w:rPr>
          <w:rStyle w:val="CommentReference"/>
        </w:rPr>
        <w:commentReference w:id="90"/>
      </w:r>
    </w:p>
    <w:p w:rsidR="00EC5A77" w:rsidRDefault="00EC5A77" w14:paraId="3890B03D" w14:textId="77777777">
      <w:pPr>
        <w:ind w:left="720"/>
      </w:pPr>
    </w:p>
    <w:p w:rsidR="00EC5A77" w:rsidP="004545F7" w:rsidRDefault="00EC5A77" w14:paraId="7A1A9C40" w14:textId="77777777">
      <w:pPr>
        <w:pStyle w:val="Heading3"/>
        <w:numPr>
          <w:ilvl w:val="2"/>
          <w:numId w:val="15"/>
        </w:numPr>
        <w:ind w:left="720" w:firstLine="0"/>
      </w:pPr>
      <w:bookmarkStart w:name="_Toc418500287" w:id="91"/>
      <w:r>
        <w:t>Faculty (FC)</w:t>
      </w:r>
      <w:bookmarkEnd w:id="91"/>
    </w:p>
    <w:p w:rsidR="00EC5A77" w:rsidRDefault="00EC5A77" w14:paraId="6C255764" w14:textId="77777777">
      <w:pPr>
        <w:pStyle w:val="Heading4"/>
      </w:pPr>
      <w:bookmarkStart w:name="_Toc418500288" w:id="92"/>
      <w:r>
        <w:t>FC1: Semester selection</w:t>
      </w:r>
      <w:bookmarkEnd w:id="92"/>
    </w:p>
    <w:p w:rsidR="00EC5A77" w:rsidRDefault="00EC5A77" w14:paraId="22006743" w14:textId="77777777">
      <w:pPr>
        <w:ind w:left="720"/>
      </w:pPr>
      <w:r>
        <w:t xml:space="preserve">Users shall be able to select a semester different from the default semester for which operations will be performed. This will not modify the default semester. </w:t>
      </w:r>
    </w:p>
    <w:p w:rsidR="00EC5A77" w:rsidRDefault="00EC5A77" w14:paraId="18FE6681" w14:textId="77777777">
      <w:pPr>
        <w:ind w:left="720"/>
      </w:pPr>
    </w:p>
    <w:p w:rsidR="00EC5A77" w:rsidRDefault="00EC5A77" w14:paraId="1620B6F6" w14:textId="77777777">
      <w:pPr>
        <w:ind w:left="720"/>
      </w:pPr>
      <w:r>
        <w:rPr>
          <w:i/>
        </w:rPr>
        <w:t>Rationale:</w:t>
      </w:r>
      <w:r>
        <w:t xml:space="preserve"> Periodically users will need to perform operations on semesters other than the default semester.</w:t>
      </w:r>
    </w:p>
    <w:p w:rsidR="00EC5A77" w:rsidRDefault="00EC5A77" w14:paraId="6394C86C" w14:textId="77777777">
      <w:pPr>
        <w:pStyle w:val="Heading4"/>
        <w:rPr>
          <w:color w:val="auto"/>
        </w:rPr>
      </w:pPr>
      <w:bookmarkStart w:name="_Toc418500289" w:id="93"/>
      <w:r>
        <w:rPr>
          <w:color w:val="auto"/>
        </w:rPr>
        <w:t xml:space="preserve">FC2: </w:t>
      </w:r>
      <w:r>
        <w:t>Export a list of students from a course offering</w:t>
      </w:r>
      <w:bookmarkEnd w:id="93"/>
      <w:r>
        <w:rPr>
          <w:color w:val="auto"/>
        </w:rPr>
        <w:t xml:space="preserve"> </w:t>
      </w:r>
    </w:p>
    <w:p w:rsidR="00EC5A77" w:rsidRDefault="00EC5A77" w14:paraId="2A52DD43" w14:textId="77777777">
      <w:pPr>
        <w:ind w:left="720"/>
      </w:pPr>
      <w:r>
        <w:t xml:space="preserve">Faculty members shall be able to export a list of students from a course offering which they teach by providing a path to which a comma-separated list of students will be written. </w:t>
      </w:r>
    </w:p>
    <w:p w:rsidR="00EC5A77" w:rsidRDefault="00EC5A77" w14:paraId="3D49BCAE" w14:textId="77777777">
      <w:pPr>
        <w:ind w:left="720"/>
      </w:pPr>
    </w:p>
    <w:p w:rsidR="00EC5A77" w:rsidRDefault="00EC5A77" w14:paraId="0ADBD7FF" w14:textId="77777777">
      <w:pPr>
        <w:ind w:left="720"/>
      </w:pPr>
      <w:r>
        <w:rPr>
          <w:i/>
        </w:rPr>
        <w:t>Rationale:</w:t>
      </w:r>
      <w:r>
        <w:t xml:space="preserve"> Exporting the list of students in an offering may be useful to the faculty member in creating their grading sheet. </w:t>
      </w:r>
    </w:p>
    <w:p w:rsidR="00EC5A77" w:rsidRDefault="00EC5A77" w14:paraId="068204F1" w14:textId="77777777">
      <w:pPr>
        <w:pStyle w:val="Heading4"/>
      </w:pPr>
      <w:bookmarkStart w:name="_Toc418500290" w:id="94"/>
      <w:r>
        <w:t xml:space="preserve">FC3: </w:t>
      </w:r>
      <w:r w:rsidR="005C05F0">
        <w:t>Basic Characteristics of Offerings</w:t>
      </w:r>
      <w:bookmarkEnd w:id="94"/>
    </w:p>
    <w:p w:rsidR="00EC5A77" w:rsidRDefault="00EC5A77" w14:paraId="14A6B683" w14:textId="77777777">
      <w:pPr>
        <w:ind w:left="720"/>
      </w:pPr>
      <w:r>
        <w:t xml:space="preserve">Once a faculty member is working with a course offering, the course, semester, section and </w:t>
      </w:r>
      <w:proofErr w:type="gramStart"/>
      <w:r>
        <w:t>students</w:t>
      </w:r>
      <w:proofErr w:type="gramEnd"/>
      <w:r>
        <w:t xml:space="preserve"> outcomes of the offering cannot be changed. </w:t>
      </w:r>
    </w:p>
    <w:p w:rsidR="00EC5A77" w:rsidRDefault="00EC5A77" w14:paraId="33E4AFE1" w14:textId="77777777">
      <w:pPr>
        <w:ind w:left="720"/>
      </w:pPr>
    </w:p>
    <w:p w:rsidR="00EC5A77" w:rsidRDefault="00EC5A77" w14:paraId="79D5A643" w14:textId="77777777">
      <w:pPr>
        <w:ind w:left="720"/>
      </w:pPr>
      <w:r>
        <w:rPr>
          <w:i/>
        </w:rPr>
        <w:t>Rationale:</w:t>
      </w:r>
      <w:r>
        <w:t xml:space="preserve"> The course, semester and section are inherent in the offering and changing one of these essentially creates a new offering. The student outcomes cannot be changed because outcomes student outcomes are associated with the course. If student outcomes are to be changed, they must be changed at the course level. The current offering would need to be deleted, the outcomes of the course changed and the offering re-created. </w:t>
      </w:r>
    </w:p>
    <w:p w:rsidR="005C52D3" w:rsidP="005C52D3" w:rsidRDefault="005C52D3" w14:paraId="78AB10AC" w14:textId="77777777">
      <w:pPr>
        <w:pStyle w:val="Heading4"/>
      </w:pPr>
      <w:bookmarkStart w:name="_Toc418500291" w:id="95"/>
      <w:r>
        <w:t>FC4: Add/remove students from course offering</w:t>
      </w:r>
      <w:bookmarkEnd w:id="95"/>
    </w:p>
    <w:p w:rsidR="005C52D3" w:rsidP="005C52D3" w:rsidRDefault="005C52D3" w14:paraId="681D726D" w14:textId="77777777">
      <w:pPr>
        <w:ind w:left="720"/>
      </w:pPr>
      <w:r>
        <w:t>Faculty shall be able to add and remove students associated with a course offering which they teach</w:t>
      </w:r>
    </w:p>
    <w:p w:rsidR="005C52D3" w:rsidP="005C52D3" w:rsidRDefault="005C52D3" w14:paraId="73DF56C7" w14:textId="77777777">
      <w:pPr>
        <w:ind w:left="720"/>
      </w:pPr>
    </w:p>
    <w:p w:rsidR="005C52D3" w:rsidP="005C52D3" w:rsidRDefault="005C52D3" w14:paraId="19F23C60" w14:textId="77777777">
      <w:pPr>
        <w:ind w:left="720"/>
      </w:pPr>
      <w:r>
        <w:rPr>
          <w:i/>
        </w:rPr>
        <w:t>Rationale:</w:t>
      </w:r>
      <w:r>
        <w:t xml:space="preserve"> </w:t>
      </w:r>
      <w:r w:rsidR="005C05F0">
        <w:t xml:space="preserve">Students may add the course, drop the course, or not be in the program for which metrics are being collected. </w:t>
      </w:r>
    </w:p>
    <w:p w:rsidR="005C52D3" w:rsidRDefault="005C52D3" w14:paraId="658CC1FB" w14:textId="77777777">
      <w:pPr>
        <w:ind w:left="720"/>
      </w:pPr>
    </w:p>
    <w:p w:rsidR="00EC5A77" w:rsidRDefault="00EC5A77" w14:paraId="2EEAD9F1" w14:textId="77777777">
      <w:pPr>
        <w:pStyle w:val="Heading4"/>
      </w:pPr>
      <w:bookmarkStart w:name="_Toc418500292" w:id="96"/>
      <w:r>
        <w:t>FC</w:t>
      </w:r>
      <w:r w:rsidR="005C52D3">
        <w:t>5</w:t>
      </w:r>
      <w:r>
        <w:t xml:space="preserve">: Add </w:t>
      </w:r>
      <w:r w:rsidR="00443C8A">
        <w:t xml:space="preserve">metric </w:t>
      </w:r>
      <w:r>
        <w:t>to a course offering</w:t>
      </w:r>
      <w:bookmarkEnd w:id="96"/>
    </w:p>
    <w:p w:rsidR="003C7FE4" w:rsidP="003C7FE4" w:rsidRDefault="003C7FE4" w14:paraId="1312AB0F" w14:textId="77777777">
      <w:pPr>
        <w:ind w:left="720"/>
      </w:pPr>
      <w:r>
        <w:t>The faculty member teaching a course offering shall be able to add a metric to the offering. Metric information includes a short textual description of the metric item, the program that the metric will be associated with, the maximum number of points that a student can achieve on the item, and one or more student performance criteria to be measured by the metric. The available performance criteria to be measured will be limited to only criteria that are associated with the program that the metric is to be associated with.</w:t>
      </w:r>
    </w:p>
    <w:p w:rsidR="003C7FE4" w:rsidP="003C7FE4" w:rsidRDefault="003C7FE4" w14:paraId="5B7ADFEF" w14:textId="77777777">
      <w:pPr>
        <w:ind w:left="720"/>
      </w:pPr>
    </w:p>
    <w:p w:rsidR="003C7FE4" w:rsidP="003C7FE4" w:rsidRDefault="003C7FE4" w14:paraId="2994B052" w14:textId="77777777">
      <w:pPr>
        <w:ind w:left="720"/>
      </w:pPr>
      <w:r>
        <w:rPr>
          <w:i/>
        </w:rPr>
        <w:t>Rationale:</w:t>
      </w:r>
      <w:r>
        <w:t xml:space="preserve"> Metrics are needed to determine how well students perform on student outcomes.</w:t>
      </w:r>
    </w:p>
    <w:p w:rsidR="00EC5A77" w:rsidRDefault="00EC5A77" w14:paraId="235A6805" w14:textId="77777777">
      <w:pPr>
        <w:pStyle w:val="Heading4"/>
      </w:pPr>
      <w:bookmarkStart w:name="_Toc418500293" w:id="97"/>
      <w:r>
        <w:t>FC</w:t>
      </w:r>
      <w:r w:rsidR="005C52D3">
        <w:t>6</w:t>
      </w:r>
      <w:r>
        <w:t xml:space="preserve">:  Edit </w:t>
      </w:r>
      <w:r w:rsidR="002D4F3E">
        <w:t>metric</w:t>
      </w:r>
      <w:bookmarkEnd w:id="97"/>
    </w:p>
    <w:p w:rsidR="00E97035" w:rsidP="00E97035" w:rsidRDefault="00E97035" w14:paraId="7A37A8AD" w14:textId="77777777">
      <w:pPr>
        <w:ind w:left="720"/>
      </w:pPr>
      <w:r>
        <w:t>The faculty member teaching a course offering shall be able to edit the description, maximum number of points, and list of student outcomes which this metric will measure. The student outcomes being measured must be associated with the program that the metric is associated with.</w:t>
      </w:r>
    </w:p>
    <w:p w:rsidR="00EC5A77" w:rsidRDefault="00EC5A77" w14:paraId="4E169053" w14:textId="77777777">
      <w:pPr>
        <w:ind w:left="720"/>
      </w:pPr>
    </w:p>
    <w:p w:rsidR="00EC5A77" w:rsidRDefault="00EC5A77" w14:paraId="210A001F" w14:textId="77777777">
      <w:pPr>
        <w:ind w:left="720"/>
      </w:pPr>
      <w:r>
        <w:rPr>
          <w:i/>
        </w:rPr>
        <w:t>Rationale:</w:t>
      </w:r>
      <w:r>
        <w:t xml:space="preserve"> Faculty members may reconsider a </w:t>
      </w:r>
      <w:r w:rsidR="002D4F3E">
        <w:t xml:space="preserve">metric </w:t>
      </w:r>
      <w:r>
        <w:t xml:space="preserve">description and the student outcomes it </w:t>
      </w:r>
      <w:r w:rsidR="002D4F3E">
        <w:t>measures</w:t>
      </w:r>
      <w:r>
        <w:t xml:space="preserve">, and should be able to modify these. They may have mistakenly entered the wrong number of points for the outcome and should be able to fix their mistake. </w:t>
      </w:r>
    </w:p>
    <w:p w:rsidR="00EC5A77" w:rsidRDefault="00EC5A77" w14:paraId="0147CED5" w14:textId="77777777">
      <w:pPr>
        <w:pStyle w:val="Heading4"/>
      </w:pPr>
      <w:bookmarkStart w:name="_Toc418500294" w:id="98"/>
      <w:r>
        <w:t>FC</w:t>
      </w:r>
      <w:r w:rsidR="005C52D3">
        <w:t>7</w:t>
      </w:r>
      <w:r>
        <w:t xml:space="preserve">: Delete </w:t>
      </w:r>
      <w:r w:rsidR="002D4F3E">
        <w:t>metric</w:t>
      </w:r>
      <w:bookmarkEnd w:id="98"/>
    </w:p>
    <w:p w:rsidR="00EC5A77" w:rsidRDefault="00EC5A77" w14:paraId="285CBDEF" w14:textId="77777777">
      <w:pPr>
        <w:ind w:left="720"/>
      </w:pPr>
      <w:r>
        <w:t>The faculty member teaching a course offering shall be able to delete a</w:t>
      </w:r>
      <w:r w:rsidR="002D4F3E">
        <w:t xml:space="preserve"> metric</w:t>
      </w:r>
      <w:r>
        <w:t xml:space="preserve"> from that course offering. If a</w:t>
      </w:r>
      <w:r w:rsidR="002D4F3E">
        <w:t xml:space="preserve"> metric </w:t>
      </w:r>
      <w:r>
        <w:t xml:space="preserve">is deleted, all student scores associated with that </w:t>
      </w:r>
      <w:r w:rsidR="002D4F3E">
        <w:t xml:space="preserve">metric </w:t>
      </w:r>
      <w:r>
        <w:t xml:space="preserve">will be deleted. </w:t>
      </w:r>
    </w:p>
    <w:p w:rsidR="00EC5A77" w:rsidRDefault="00EC5A77" w14:paraId="3F842F9E" w14:textId="77777777">
      <w:pPr>
        <w:ind w:left="720"/>
      </w:pPr>
    </w:p>
    <w:p w:rsidR="00EC5A77" w:rsidRDefault="00EC5A77" w14:paraId="640E84CE" w14:textId="77777777">
      <w:pPr>
        <w:ind w:left="720"/>
      </w:pPr>
      <w:r>
        <w:rPr>
          <w:i/>
        </w:rPr>
        <w:t>Rationale:</w:t>
      </w:r>
      <w:r>
        <w:t xml:space="preserve"> </w:t>
      </w:r>
      <w:r w:rsidR="002D4F3E">
        <w:t xml:space="preserve">Metrics </w:t>
      </w:r>
      <w:r>
        <w:t>may be mistakenly added to the system and the faculty member teaching the offering must be able to clean up the system.</w:t>
      </w:r>
    </w:p>
    <w:p w:rsidR="00EC5A77" w:rsidRDefault="00EC5A77" w14:paraId="063B8C64" w14:textId="77777777">
      <w:pPr>
        <w:pStyle w:val="Heading4"/>
      </w:pPr>
      <w:bookmarkStart w:name="_Toc418500295" w:id="99"/>
      <w:r>
        <w:t>FC</w:t>
      </w:r>
      <w:r w:rsidR="005C52D3">
        <w:t>8</w:t>
      </w:r>
      <w:r>
        <w:t xml:space="preserve">: Add student score to </w:t>
      </w:r>
      <w:r w:rsidR="002D4F3E">
        <w:t>metric</w:t>
      </w:r>
      <w:bookmarkEnd w:id="99"/>
    </w:p>
    <w:p w:rsidR="00EC5A77" w:rsidRDefault="00EC5A77" w14:paraId="0610E18B" w14:textId="77777777">
      <w:pPr>
        <w:ind w:left="720"/>
      </w:pPr>
      <w:r>
        <w:t xml:space="preserve">The faculty member teaching a course offering shall be able to add a student score to a </w:t>
      </w:r>
      <w:r w:rsidR="002D4F3E">
        <w:t>metric</w:t>
      </w:r>
      <w:r>
        <w:t xml:space="preserve">. Student scores must be in the range of 0 to the maximum number of points for the </w:t>
      </w:r>
      <w:r w:rsidR="002D4F3E">
        <w:t>metric</w:t>
      </w:r>
      <w:r>
        <w:t xml:space="preserve">. If a score is not entered for a particular student, the score will default to 0. </w:t>
      </w:r>
    </w:p>
    <w:p w:rsidR="00EC5A77" w:rsidRDefault="00EC5A77" w14:paraId="78DC4595" w14:textId="77777777">
      <w:pPr>
        <w:ind w:left="720"/>
      </w:pPr>
    </w:p>
    <w:p w:rsidR="00EC5A77" w:rsidRDefault="00EC5A77" w14:paraId="52339B46" w14:textId="77777777">
      <w:pPr>
        <w:ind w:left="720"/>
      </w:pPr>
      <w:r>
        <w:rPr>
          <w:i/>
        </w:rPr>
        <w:t>Rationale:</w:t>
      </w:r>
      <w:r>
        <w:t xml:space="preserve"> Student scores are needed since they are what enable the system to report the extent to which student outcomes are met. </w:t>
      </w:r>
    </w:p>
    <w:p w:rsidR="00EC5A77" w:rsidRDefault="00EC5A77" w14:paraId="55EDB77D" w14:textId="77777777">
      <w:pPr>
        <w:pStyle w:val="Heading4"/>
      </w:pPr>
      <w:bookmarkStart w:name="_Toc418500296" w:id="100"/>
      <w:r>
        <w:t>FC</w:t>
      </w:r>
      <w:r w:rsidR="005C52D3">
        <w:t>9</w:t>
      </w:r>
      <w:r>
        <w:t>: Edit student score</w:t>
      </w:r>
      <w:r w:rsidR="005C05F0">
        <w:t xml:space="preserve"> on metric</w:t>
      </w:r>
      <w:bookmarkEnd w:id="100"/>
    </w:p>
    <w:p w:rsidR="00EC5A77" w:rsidRDefault="00EC5A77" w14:paraId="43AF66DF" w14:textId="77777777">
      <w:pPr>
        <w:ind w:left="720"/>
      </w:pPr>
      <w:r>
        <w:t xml:space="preserve">The faculty member teaching a course offering shall be able to edit a student score on a </w:t>
      </w:r>
      <w:r w:rsidR="002D4F3E">
        <w:t xml:space="preserve">metric </w:t>
      </w:r>
      <w:r>
        <w:t xml:space="preserve">provided the new score is within the range of 0 to the maximum </w:t>
      </w:r>
      <w:r>
        <w:lastRenderedPageBreak/>
        <w:t xml:space="preserve">number of points for the </w:t>
      </w:r>
      <w:r w:rsidR="002D4F3E">
        <w:t>metric</w:t>
      </w:r>
      <w:r>
        <w:t xml:space="preserve">. If the score is set to anything else (blank for instance) it will default to 0. </w:t>
      </w:r>
    </w:p>
    <w:p w:rsidR="00EC5A77" w:rsidRDefault="00EC5A77" w14:paraId="6D5B2A16" w14:textId="77777777">
      <w:pPr>
        <w:ind w:left="720"/>
      </w:pPr>
    </w:p>
    <w:p w:rsidR="00EC5A77" w:rsidRDefault="00EC5A77" w14:paraId="4F8ABBE3" w14:textId="77777777">
      <w:pPr>
        <w:ind w:left="720"/>
      </w:pPr>
      <w:r>
        <w:rPr>
          <w:i/>
        </w:rPr>
        <w:t>Rationale:</w:t>
      </w:r>
      <w:r>
        <w:t xml:space="preserve"> Student scores may need to be changed due to data entry mistakes.</w:t>
      </w:r>
    </w:p>
    <w:p w:rsidR="00EC5A77" w:rsidRDefault="00EC5A77" w14:paraId="3495659D" w14:textId="77777777">
      <w:pPr>
        <w:pStyle w:val="Heading4"/>
      </w:pPr>
      <w:bookmarkStart w:name="_Toc418500297" w:id="101"/>
      <w:r>
        <w:t>FC</w:t>
      </w:r>
      <w:r w:rsidR="005C52D3">
        <w:t>10</w:t>
      </w:r>
      <w:r>
        <w:t>:  View extent to which students met student outcome</w:t>
      </w:r>
      <w:bookmarkEnd w:id="101"/>
    </w:p>
    <w:p w:rsidR="00EC5A77" w:rsidRDefault="00EC5A77" w14:paraId="3ADF4F1C" w14:textId="77777777">
      <w:pPr>
        <w:ind w:left="720"/>
      </w:pPr>
      <w:r>
        <w:t xml:space="preserve">The faculty member teaching a course offering shall be able to view the extent to which students in the offering met the student outcomes associated with that course, as percentages. If scores have not yet been entered for any </w:t>
      </w:r>
      <w:r w:rsidR="002D4F3E">
        <w:t>metric</w:t>
      </w:r>
      <w:r>
        <w:t>(s) which measures a student outcome, the percentage will be 0%.</w:t>
      </w:r>
    </w:p>
    <w:p w:rsidR="00EC5A77" w:rsidRDefault="00EC5A77" w14:paraId="0096577B" w14:textId="77777777">
      <w:pPr>
        <w:ind w:left="720"/>
      </w:pPr>
    </w:p>
    <w:p w:rsidR="00EC5A77" w:rsidRDefault="00EC5A77" w14:paraId="02876676" w14:textId="77777777">
      <w:pPr>
        <w:ind w:left="720"/>
      </w:pPr>
      <w:r>
        <w:rPr>
          <w:i/>
        </w:rPr>
        <w:t>Rationale:</w:t>
      </w:r>
      <w:r>
        <w:t xml:space="preserve"> As student scores are entered for </w:t>
      </w:r>
      <w:r w:rsidR="002D4F3E">
        <w:t>metrics</w:t>
      </w:r>
      <w:r>
        <w:t xml:space="preserve">, faculty members will want to know the extent to which students met the student outcomes. </w:t>
      </w:r>
    </w:p>
    <w:p w:rsidR="00EC5A77" w:rsidRDefault="00EC5A77" w14:paraId="3B4C8F32" w14:textId="77777777">
      <w:pPr>
        <w:ind w:left="720"/>
      </w:pPr>
    </w:p>
    <w:p w:rsidR="00EC5A77" w:rsidRDefault="00EC5A77" w14:paraId="4A00AE51" w14:textId="77777777">
      <w:pPr>
        <w:pStyle w:val="Heading4"/>
      </w:pPr>
      <w:bookmarkStart w:name="_Toc418500298" w:id="102"/>
      <w:r>
        <w:t>FC1</w:t>
      </w:r>
      <w:r w:rsidR="005C52D3">
        <w:t>1</w:t>
      </w:r>
      <w:r>
        <w:t>: Faculty view</w:t>
      </w:r>
      <w:bookmarkEnd w:id="102"/>
    </w:p>
    <w:p w:rsidR="00EC5A77" w:rsidRDefault="00EC5A77" w14:paraId="27DFBE6D" w14:textId="77777777">
      <w:pPr>
        <w:ind w:left="720"/>
        <w:rPr>
          <w:color w:val="auto"/>
        </w:rPr>
      </w:pPr>
      <w:r>
        <w:rPr>
          <w:color w:val="auto"/>
        </w:rPr>
        <w:t xml:space="preserve">When an authorized faculty member logs into AbOut, the offerings that the faculty member is teaching or has taught, shall be displayed and the faculty functions easily accessible. </w:t>
      </w:r>
    </w:p>
    <w:p w:rsidR="00EC5A77" w:rsidRDefault="00EC5A77" w14:paraId="21D125BD" w14:textId="77777777">
      <w:pPr>
        <w:ind w:left="720"/>
        <w:rPr>
          <w:color w:val="auto"/>
        </w:rPr>
      </w:pPr>
    </w:p>
    <w:p w:rsidR="00EC5A77" w:rsidRDefault="00EC5A77" w14:paraId="6D6077F9" w14:textId="77777777">
      <w:pPr>
        <w:ind w:left="720"/>
        <w:rPr>
          <w:color w:val="auto"/>
        </w:rPr>
      </w:pPr>
      <w:r>
        <w:rPr>
          <w:i/>
          <w:color w:val="auto"/>
        </w:rPr>
        <w:t>Rationale:</w:t>
      </w:r>
      <w:r>
        <w:rPr>
          <w:color w:val="auto"/>
        </w:rPr>
        <w:t xml:space="preserve"> Displaying faculty, administrator and report functions separately may make the system easier to use.  Additionally, this enables faculty members to easily access the courses they teach or have taught. </w:t>
      </w:r>
    </w:p>
    <w:p w:rsidR="00DF51F3" w:rsidRDefault="00DF51F3" w14:paraId="64AAA9E4" w14:textId="77777777">
      <w:pPr>
        <w:ind w:left="720"/>
      </w:pPr>
    </w:p>
    <w:p w:rsidR="00EC5A77" w:rsidP="004545F7" w:rsidRDefault="00EC5A77" w14:paraId="7A513A96" w14:textId="77777777">
      <w:pPr>
        <w:pStyle w:val="Heading3"/>
        <w:numPr>
          <w:ilvl w:val="2"/>
          <w:numId w:val="15"/>
        </w:numPr>
        <w:ind w:left="720" w:firstLine="0"/>
      </w:pPr>
      <w:bookmarkStart w:name="_Toc418500299" w:id="103"/>
      <w:r>
        <w:t>Reports (RP)</w:t>
      </w:r>
      <w:bookmarkEnd w:id="103"/>
    </w:p>
    <w:p w:rsidR="003767A6" w:rsidP="003767A6" w:rsidRDefault="003767A6" w14:paraId="040542B7" w14:textId="77777777">
      <w:pPr>
        <w:pStyle w:val="Heading4"/>
      </w:pPr>
      <w:bookmarkStart w:name="_Toc418500300" w:id="104"/>
      <w:r>
        <w:t>RP1:</w:t>
      </w:r>
      <w:r w:rsidRPr="001713DA">
        <w:t xml:space="preserve"> </w:t>
      </w:r>
      <w:r>
        <w:t>Indicate semester for the Outcome Report</w:t>
      </w:r>
      <w:bookmarkEnd w:id="104"/>
    </w:p>
    <w:p w:rsidR="003767A6" w:rsidP="003767A6" w:rsidRDefault="003767A6" w14:paraId="0D49425E" w14:textId="77777777">
      <w:pPr>
        <w:ind w:left="720"/>
      </w:pPr>
      <w:r>
        <w:t xml:space="preserve">Users shall be able to indicate the semester of interest for the Outcome Report. </w:t>
      </w:r>
    </w:p>
    <w:p w:rsidR="003767A6" w:rsidP="003767A6" w:rsidRDefault="003767A6" w14:paraId="415DD73C" w14:textId="77777777">
      <w:pPr>
        <w:ind w:left="720"/>
      </w:pPr>
    </w:p>
    <w:p w:rsidR="003767A6" w:rsidP="003767A6" w:rsidRDefault="003767A6" w14:paraId="2D58AA08" w14:textId="77777777">
      <w:pPr>
        <w:ind w:left="720"/>
      </w:pPr>
      <w:r>
        <w:rPr>
          <w:i/>
        </w:rPr>
        <w:t>Rationale:</w:t>
      </w:r>
      <w:r>
        <w:t xml:space="preserve"> The Outcome Report displays information relevant to a single semester. </w:t>
      </w:r>
    </w:p>
    <w:p w:rsidRPr="003767A6" w:rsidR="003767A6" w:rsidP="003767A6" w:rsidRDefault="003767A6" w14:paraId="2CBEFF48" w14:textId="77777777"/>
    <w:p w:rsidR="001713DA" w:rsidP="001713DA" w:rsidRDefault="003767A6" w14:paraId="5D15D04D" w14:textId="77777777">
      <w:pPr>
        <w:pStyle w:val="Heading4"/>
      </w:pPr>
      <w:bookmarkStart w:name="_Toc418500301" w:id="105"/>
      <w:r>
        <w:t>RP2</w:t>
      </w:r>
      <w:r w:rsidR="00EC5A77">
        <w:t>:</w:t>
      </w:r>
      <w:r w:rsidRPr="001713DA" w:rsidR="001713DA">
        <w:t xml:space="preserve"> </w:t>
      </w:r>
      <w:r w:rsidR="001713DA">
        <w:t>Indicate semester(s) for Course PC and PC Semester Reports</w:t>
      </w:r>
      <w:bookmarkEnd w:id="105"/>
    </w:p>
    <w:p w:rsidR="001713DA" w:rsidP="001713DA" w:rsidRDefault="001713DA" w14:paraId="5085EBEE" w14:textId="77777777">
      <w:pPr>
        <w:ind w:left="720"/>
      </w:pPr>
      <w:r>
        <w:t>Users shall be able to indicate the semester(s) of interest for which a report is to be generated. They may indicate a single semester or provide a start and end semester for the report.</w:t>
      </w:r>
    </w:p>
    <w:p w:rsidR="001713DA" w:rsidP="001713DA" w:rsidRDefault="001713DA" w14:paraId="48CAEF5F" w14:textId="77777777">
      <w:pPr>
        <w:ind w:left="720"/>
      </w:pPr>
    </w:p>
    <w:p w:rsidR="001713DA" w:rsidP="001713DA" w:rsidRDefault="001713DA" w14:paraId="27C8BE95" w14:textId="77777777">
      <w:pPr>
        <w:ind w:left="720"/>
      </w:pPr>
      <w:r>
        <w:rPr>
          <w:i/>
        </w:rPr>
        <w:t>Rationale:</w:t>
      </w:r>
      <w:r>
        <w:t xml:space="preserve"> All of these reports are relevant to a semester or a range of semesters. </w:t>
      </w:r>
    </w:p>
    <w:p w:rsidR="00EC5A77" w:rsidRDefault="00EC5A77" w14:paraId="4AE7D62D" w14:textId="77777777">
      <w:pPr>
        <w:pStyle w:val="Heading4"/>
      </w:pPr>
      <w:bookmarkStart w:name="_Toc418500302" w:id="106"/>
      <w:r>
        <w:t>RP</w:t>
      </w:r>
      <w:r w:rsidR="001713DA">
        <w:t>3</w:t>
      </w:r>
      <w:r>
        <w:t xml:space="preserve">:  Indicate program(s) for </w:t>
      </w:r>
      <w:r w:rsidRPr="008C3645" w:rsidR="008C3645">
        <w:t xml:space="preserve">Course </w:t>
      </w:r>
      <w:r w:rsidR="001713DA">
        <w:t>PC</w:t>
      </w:r>
      <w:r w:rsidR="008C3645">
        <w:t>,</w:t>
      </w:r>
      <w:r>
        <w:t xml:space="preserve"> </w:t>
      </w:r>
      <w:r w:rsidR="001713DA">
        <w:t xml:space="preserve">Matrix, </w:t>
      </w:r>
      <w:r>
        <w:t xml:space="preserve">and </w:t>
      </w:r>
      <w:r w:rsidR="001713DA">
        <w:t xml:space="preserve">PC </w:t>
      </w:r>
      <w:r w:rsidR="008C3645">
        <w:t>Semester</w:t>
      </w:r>
      <w:r w:rsidR="00777055">
        <w:t xml:space="preserve"> </w:t>
      </w:r>
      <w:r>
        <w:t>Reports</w:t>
      </w:r>
      <w:bookmarkEnd w:id="106"/>
    </w:p>
    <w:p w:rsidR="00EC5A77" w:rsidRDefault="00EC5A77" w14:paraId="7516B6D6" w14:textId="77777777">
      <w:pPr>
        <w:ind w:left="720"/>
      </w:pPr>
      <w:r>
        <w:t xml:space="preserve">Users shall be able to indicate the program(s) for which the </w:t>
      </w:r>
      <w:r w:rsidR="003767A6">
        <w:t>report is to be generated and whose student’s scores will be used in calculating data.</w:t>
      </w:r>
    </w:p>
    <w:p w:rsidR="00EC5A77" w:rsidRDefault="00EC5A77" w14:paraId="624CF997" w14:textId="77777777">
      <w:pPr>
        <w:ind w:left="720"/>
      </w:pPr>
    </w:p>
    <w:p w:rsidR="00EC5A77" w:rsidRDefault="00EC5A77" w14:paraId="01F61F54" w14:textId="77777777">
      <w:pPr>
        <w:ind w:left="720"/>
      </w:pPr>
      <w:r>
        <w:rPr>
          <w:i/>
        </w:rPr>
        <w:lastRenderedPageBreak/>
        <w:t>Rationale:</w:t>
      </w:r>
      <w:r>
        <w:t xml:space="preserve"> Reports </w:t>
      </w:r>
      <w:r w:rsidR="006C6D75">
        <w:t xml:space="preserve">for individual programs </w:t>
      </w:r>
      <w:r>
        <w:t>are needed when reporting to ABET</w:t>
      </w:r>
      <w:r w:rsidR="006C6D75">
        <w:t xml:space="preserve">. However, combined reports </w:t>
      </w:r>
      <w:r w:rsidR="001713DA">
        <w:t xml:space="preserve">might be desired </w:t>
      </w:r>
      <w:r w:rsidR="006C6D75">
        <w:t xml:space="preserve">when the CS Departments reports to their </w:t>
      </w:r>
      <w:r w:rsidR="001713DA">
        <w:t>a</w:t>
      </w:r>
      <w:r>
        <w:t xml:space="preserve">dvisory </w:t>
      </w:r>
      <w:r w:rsidR="001713DA">
        <w:t>b</w:t>
      </w:r>
      <w:r>
        <w:t xml:space="preserve">oard. </w:t>
      </w:r>
    </w:p>
    <w:p w:rsidR="00EC5A77" w:rsidRDefault="00EC5A77" w14:paraId="7DC58D0F" w14:textId="77777777">
      <w:pPr>
        <w:pStyle w:val="Heading4"/>
      </w:pPr>
      <w:bookmarkStart w:name="_Toc418500303" w:id="107"/>
      <w:r>
        <w:t>RP</w:t>
      </w:r>
      <w:r w:rsidR="001713DA">
        <w:t>4</w:t>
      </w:r>
      <w:r>
        <w:t>: Indicate course offering for CORE Report</w:t>
      </w:r>
      <w:bookmarkEnd w:id="107"/>
    </w:p>
    <w:p w:rsidR="00EC5A77" w:rsidRDefault="00EC5A77" w14:paraId="26CD5330" w14:textId="77777777">
      <w:pPr>
        <w:ind w:left="720"/>
      </w:pPr>
      <w:r>
        <w:t xml:space="preserve">Users shall be able to indicate the course offering for which CORE statistics are to be generated. To select the course offering, users indicate the course, semester and section of the offering. </w:t>
      </w:r>
    </w:p>
    <w:p w:rsidR="00EC5A77" w:rsidRDefault="00EC5A77" w14:paraId="0046788D" w14:textId="77777777">
      <w:pPr>
        <w:ind w:left="720"/>
      </w:pPr>
    </w:p>
    <w:p w:rsidR="00EC5A77" w:rsidRDefault="00EC5A77" w14:paraId="0E95D4F8" w14:textId="77777777">
      <w:pPr>
        <w:ind w:left="720"/>
      </w:pPr>
      <w:r>
        <w:rPr>
          <w:i/>
        </w:rPr>
        <w:t>Rationale:</w:t>
      </w:r>
      <w:r>
        <w:t xml:space="preserve"> In order to generate CORE statistics for an offering, the offering must be identified. </w:t>
      </w:r>
    </w:p>
    <w:p w:rsidR="00EC5A77" w:rsidRDefault="00EC5A77" w14:paraId="3B086A4B" w14:textId="77777777">
      <w:pPr>
        <w:ind w:left="720"/>
      </w:pPr>
    </w:p>
    <w:p w:rsidR="00EC5A77" w:rsidRDefault="0AE29FBB" w14:paraId="27A20AFD" w14:textId="77777777">
      <w:pPr>
        <w:pStyle w:val="Heading4"/>
      </w:pPr>
      <w:bookmarkStart w:name="_Toc418500304" w:id="108"/>
      <w:commentRangeStart w:id="109"/>
      <w:r>
        <w:t>RP5: Indicate show raw data</w:t>
      </w:r>
      <w:bookmarkEnd w:id="108"/>
    </w:p>
    <w:p w:rsidR="00EC5A77" w:rsidRDefault="00EC5A77" w14:paraId="22BD592F" w14:textId="77777777">
      <w:pPr>
        <w:ind w:left="720"/>
      </w:pPr>
      <w:r>
        <w:t xml:space="preserve">Users shall be able to indicate that raw data is to be shown on any report except the Matrix Report. </w:t>
      </w:r>
      <w:r w:rsidR="008C3645">
        <w:t>Raw data is the number of students, weight of the course, and percentage.</w:t>
      </w:r>
    </w:p>
    <w:p w:rsidR="00EC5A77" w:rsidRDefault="00EC5A77" w14:paraId="246E0B8E" w14:textId="77777777">
      <w:pPr>
        <w:ind w:left="720"/>
      </w:pPr>
    </w:p>
    <w:p w:rsidR="00EC5A77" w:rsidRDefault="00EC5A77" w14:paraId="06842CB1" w14:textId="77777777">
      <w:pPr>
        <w:ind w:left="720"/>
      </w:pPr>
      <w:r>
        <w:rPr>
          <w:i/>
        </w:rPr>
        <w:t>Rationale:</w:t>
      </w:r>
      <w:r>
        <w:t xml:space="preserve"> Users may want the raw data shown, or they may want a less crowded report. </w:t>
      </w:r>
    </w:p>
    <w:p w:rsidR="00EC5A77" w:rsidRDefault="00EC5A77" w14:paraId="4A67807C" w14:textId="77777777">
      <w:pPr>
        <w:ind w:left="720"/>
      </w:pPr>
    </w:p>
    <w:p w:rsidR="00EC5A77" w:rsidRDefault="00EC5A77" w14:paraId="30F75C5E" w14:textId="77777777">
      <w:pPr>
        <w:pStyle w:val="Heading4"/>
      </w:pPr>
      <w:bookmarkStart w:name="_Toc418500305" w:id="110"/>
      <w:r>
        <w:t>RP</w:t>
      </w:r>
      <w:r w:rsidR="001713DA">
        <w:t>6</w:t>
      </w:r>
      <w:r>
        <w:t>: Show raw data on reports</w:t>
      </w:r>
      <w:bookmarkEnd w:id="110"/>
    </w:p>
    <w:p w:rsidR="00EC5A77" w:rsidRDefault="00EC5A77" w14:paraId="740B8AD4" w14:textId="77777777">
      <w:pPr>
        <w:ind w:left="720"/>
      </w:pPr>
      <w:r>
        <w:t>For all reports, excluding the Matrix Report, the system shall be able to display the raw data (</w:t>
      </w:r>
      <w:r w:rsidR="00B249AF">
        <w:t>number of students</w:t>
      </w:r>
      <w:r w:rsidR="009B5B0A">
        <w:t xml:space="preserve"> in the course</w:t>
      </w:r>
      <w:r w:rsidR="00B249AF">
        <w:t xml:space="preserve"> and the weight of the course for its performance criterion</w:t>
      </w:r>
      <w:r w:rsidR="009B5B0A">
        <w:t>)</w:t>
      </w:r>
      <w:r>
        <w:t>, in addition to the corresponding percentage representation.</w:t>
      </w:r>
    </w:p>
    <w:p w:rsidR="00EC5A77" w:rsidRDefault="00EC5A77" w14:paraId="127C5394" w14:textId="77777777">
      <w:pPr>
        <w:ind w:left="720"/>
      </w:pPr>
    </w:p>
    <w:p w:rsidR="00EC5A77" w:rsidRDefault="0AE29FBB" w14:paraId="58F37979" w14:textId="77777777">
      <w:pPr>
        <w:ind w:left="720"/>
      </w:pPr>
      <w:r w:rsidRPr="0AE29FBB">
        <w:rPr>
          <w:i/>
          <w:iCs/>
        </w:rPr>
        <w:t>Rationale:</w:t>
      </w:r>
      <w:r>
        <w:t xml:space="preserve"> Users may want to view the raw data for analytical purposes.</w:t>
      </w:r>
      <w:commentRangeEnd w:id="109"/>
      <w:r w:rsidR="00EC5A77">
        <w:rPr>
          <w:rStyle w:val="CommentReference"/>
        </w:rPr>
        <w:commentReference w:id="109"/>
      </w:r>
    </w:p>
    <w:p w:rsidR="003767A6" w:rsidRDefault="003767A6" w14:paraId="6E48211F" w14:textId="77777777">
      <w:pPr>
        <w:ind w:left="720"/>
      </w:pPr>
    </w:p>
    <w:p w:rsidR="003767A6" w:rsidP="003767A6" w:rsidRDefault="003767A6" w14:paraId="5959B9B3" w14:textId="77777777">
      <w:pPr>
        <w:pStyle w:val="Heading4"/>
      </w:pPr>
      <w:bookmarkStart w:name="_Toc418500306" w:id="111"/>
      <w:r>
        <w:t>RP7:  Indicate scoring method to be used.</w:t>
      </w:r>
      <w:bookmarkEnd w:id="111"/>
    </w:p>
    <w:p w:rsidR="003767A6" w:rsidP="003767A6" w:rsidRDefault="003767A6" w14:paraId="5257EA40" w14:textId="77777777">
      <w:pPr>
        <w:ind w:left="720"/>
      </w:pPr>
      <w:r>
        <w:t>Users shall be able to indicate the method required for the report to calculate its data.</w:t>
      </w:r>
    </w:p>
    <w:p w:rsidR="003767A6" w:rsidP="003767A6" w:rsidRDefault="003767A6" w14:paraId="2C456A96" w14:textId="77777777">
      <w:pPr>
        <w:ind w:left="720"/>
      </w:pPr>
    </w:p>
    <w:p w:rsidR="003767A6" w:rsidP="003767A6" w:rsidRDefault="003767A6" w14:paraId="33A98825" w14:textId="77777777">
      <w:pPr>
        <w:ind w:left="720"/>
      </w:pPr>
      <w:r>
        <w:rPr>
          <w:i/>
        </w:rPr>
        <w:t>Rationale:</w:t>
      </w:r>
      <w:r>
        <w:t xml:space="preserve"> Different departments use different formulas for assessing performance, requiring reports to be able to use these different formulas for calculating data.</w:t>
      </w:r>
    </w:p>
    <w:p w:rsidR="003767A6" w:rsidP="003767A6" w:rsidRDefault="003767A6" w14:paraId="1C9D24F0" w14:textId="77777777">
      <w:pPr>
        <w:ind w:left="720"/>
      </w:pPr>
    </w:p>
    <w:p w:rsidR="003767A6" w:rsidP="003767A6" w:rsidRDefault="003767A6" w14:paraId="2E0B8358" w14:textId="77777777">
      <w:pPr>
        <w:pStyle w:val="Heading4"/>
      </w:pPr>
      <w:bookmarkStart w:name="_Toc418500307" w:id="112"/>
      <w:r>
        <w:t>RP8:  Calculate data based on students who met the metric goal.</w:t>
      </w:r>
      <w:bookmarkEnd w:id="112"/>
    </w:p>
    <w:p w:rsidR="003767A6" w:rsidP="003767A6" w:rsidRDefault="003767A6" w14:paraId="3B7EECE7" w14:textId="77777777">
      <w:pPr>
        <w:ind w:left="720"/>
      </w:pPr>
      <w:r>
        <w:t>The system shall implement a method of calculations which provide scores that represent</w:t>
      </w:r>
      <w:r w:rsidRPr="00AF1AD4">
        <w:t xml:space="preserve"> </w:t>
      </w:r>
      <w:r>
        <w:t>the percentage of students who earned the metric goal or higher.</w:t>
      </w:r>
    </w:p>
    <w:p w:rsidR="003767A6" w:rsidP="003767A6" w:rsidRDefault="003767A6" w14:paraId="56C54270" w14:textId="77777777">
      <w:pPr>
        <w:ind w:left="720"/>
      </w:pPr>
    </w:p>
    <w:p w:rsidR="003767A6" w:rsidP="003767A6" w:rsidRDefault="003767A6" w14:paraId="44DDB527" w14:textId="77777777">
      <w:pPr>
        <w:ind w:left="720"/>
      </w:pPr>
      <w:r>
        <w:rPr>
          <w:i/>
        </w:rPr>
        <w:lastRenderedPageBreak/>
        <w:t>Rationale:</w:t>
      </w:r>
      <w:r>
        <w:t xml:space="preserve"> The CS/SE department assesses their performance through analyzing the percentage of students that had scores greater than a certain cutoff line. </w:t>
      </w:r>
    </w:p>
    <w:p w:rsidR="003767A6" w:rsidP="003767A6" w:rsidRDefault="003767A6" w14:paraId="58B83782" w14:textId="77777777">
      <w:pPr>
        <w:ind w:left="720"/>
      </w:pPr>
    </w:p>
    <w:p w:rsidR="003767A6" w:rsidP="003767A6" w:rsidRDefault="003767A6" w14:paraId="4C1D464D" w14:textId="77777777">
      <w:pPr>
        <w:pStyle w:val="Heading4"/>
      </w:pPr>
      <w:bookmarkStart w:name="_Toc418500308" w:id="113"/>
      <w:r>
        <w:t>RP9:  Calculate data based on average student scores and course weights.</w:t>
      </w:r>
      <w:bookmarkEnd w:id="113"/>
    </w:p>
    <w:p w:rsidR="003767A6" w:rsidP="003767A6" w:rsidRDefault="003767A6" w14:paraId="751DCAF8" w14:textId="77777777">
      <w:pPr>
        <w:ind w:left="720"/>
      </w:pPr>
      <w:r>
        <w:t>The system shall implement a method of calculations which provide scores that represent</w:t>
      </w:r>
      <w:r w:rsidRPr="00AF1AD4">
        <w:t xml:space="preserve"> </w:t>
      </w:r>
      <w:r>
        <w:t>weighted average student scores.</w:t>
      </w:r>
    </w:p>
    <w:p w:rsidR="003767A6" w:rsidP="003767A6" w:rsidRDefault="003767A6" w14:paraId="0567CB8F" w14:textId="77777777">
      <w:pPr>
        <w:ind w:left="720"/>
      </w:pPr>
    </w:p>
    <w:p w:rsidR="003767A6" w:rsidP="003767A6" w:rsidRDefault="003767A6" w14:paraId="7AE4777F" w14:textId="77777777">
      <w:pPr>
        <w:ind w:left="720"/>
      </w:pPr>
      <w:r>
        <w:rPr>
          <w:i/>
        </w:rPr>
        <w:t>Rationale:</w:t>
      </w:r>
      <w:r>
        <w:t xml:space="preserve"> The EE department assesses their performance by analyzing weighted student averages.</w:t>
      </w:r>
    </w:p>
    <w:p w:rsidR="003767A6" w:rsidRDefault="003767A6" w14:paraId="45926B81" w14:textId="77777777">
      <w:pPr>
        <w:ind w:left="720"/>
      </w:pPr>
    </w:p>
    <w:p w:rsidR="00EC5A77" w:rsidRDefault="00EC5A77" w14:paraId="04A2E5B6" w14:textId="77777777">
      <w:pPr>
        <w:pStyle w:val="Heading4"/>
      </w:pPr>
      <w:bookmarkStart w:name="_Toc418500309" w:id="114"/>
      <w:r>
        <w:t>RP</w:t>
      </w:r>
      <w:r w:rsidR="003767A6">
        <w:t>10</w:t>
      </w:r>
      <w:r>
        <w:t>: Generate .pdf report file</w:t>
      </w:r>
      <w:bookmarkEnd w:id="114"/>
    </w:p>
    <w:p w:rsidR="00EC5A77" w:rsidRDefault="00EC5A77" w14:paraId="3F7EAEC6" w14:textId="77777777">
      <w:pPr>
        <w:ind w:left="720"/>
      </w:pPr>
      <w:r>
        <w:t xml:space="preserve">The system shall be able to generate PDF files for all report types. This file will contain the entirety of the report. The filename for the .pdf file will be the report name, along with the course, program, or outcome that is the focus of the report. </w:t>
      </w:r>
    </w:p>
    <w:p w:rsidR="00EC5A77" w:rsidRDefault="00EC5A77" w14:paraId="58925584" w14:textId="77777777">
      <w:pPr>
        <w:ind w:left="720"/>
      </w:pPr>
    </w:p>
    <w:p w:rsidR="00EC5A77" w:rsidRDefault="00EC5A77" w14:paraId="7EA03826" w14:textId="77777777">
      <w:pPr>
        <w:ind w:left="720"/>
      </w:pPr>
      <w:r>
        <w:rPr>
          <w:i/>
        </w:rPr>
        <w:t>Rationale:</w:t>
      </w:r>
      <w:r>
        <w:t xml:space="preserve"> Users will be using these reports in a variety of circumstances for which a .pdf file is helpful. </w:t>
      </w:r>
    </w:p>
    <w:p w:rsidR="00EC5A77" w:rsidRDefault="00EC5A77" w14:paraId="04C1D966" w14:textId="77777777">
      <w:pPr>
        <w:pStyle w:val="Heading4"/>
      </w:pPr>
      <w:bookmarkStart w:name="_Toc418500310" w:id="115"/>
      <w:r>
        <w:t>RP</w:t>
      </w:r>
      <w:r w:rsidR="003767A6">
        <w:t>11</w:t>
      </w:r>
      <w:r>
        <w:t>: Generate .csv report file</w:t>
      </w:r>
      <w:bookmarkEnd w:id="115"/>
      <w:r>
        <w:t xml:space="preserve"> </w:t>
      </w:r>
    </w:p>
    <w:p w:rsidR="00EC5A77" w:rsidRDefault="00EC5A77" w14:paraId="147F3C02" w14:textId="77777777">
      <w:pPr>
        <w:ind w:left="720"/>
      </w:pPr>
      <w:r>
        <w:t xml:space="preserve">The system shall be able to generate a Comma Separated Value (.csv) file for all report types. This file will contain the analyzable subset of the report. </w:t>
      </w:r>
    </w:p>
    <w:p w:rsidR="00EC5A77" w:rsidRDefault="00EC5A77" w14:paraId="49BA35C4" w14:textId="77777777">
      <w:pPr>
        <w:ind w:left="720"/>
      </w:pPr>
    </w:p>
    <w:p w:rsidR="00EC5A77" w:rsidRDefault="00EC5A77" w14:paraId="1949E975" w14:textId="77777777">
      <w:pPr>
        <w:ind w:left="720"/>
      </w:pPr>
      <w:r>
        <w:rPr>
          <w:i/>
        </w:rPr>
        <w:t>Rationale:</w:t>
      </w:r>
      <w:r>
        <w:t xml:space="preserve"> Users may want to analyze the report data using another application.</w:t>
      </w:r>
    </w:p>
    <w:p w:rsidR="00EC5A77" w:rsidRDefault="00EC5A77" w14:paraId="66C8BB71" w14:textId="77777777">
      <w:pPr>
        <w:ind w:left="720"/>
      </w:pPr>
    </w:p>
    <w:p w:rsidR="00EC5A77" w:rsidRDefault="00EC5A77" w14:paraId="45BE6CFC" w14:textId="77777777">
      <w:pPr>
        <w:pStyle w:val="Heading4"/>
      </w:pPr>
      <w:bookmarkStart w:name="_Toc418500311" w:id="116"/>
      <w:r>
        <w:t>RP</w:t>
      </w:r>
      <w:r w:rsidR="003767A6">
        <w:t>12</w:t>
      </w:r>
      <w:r>
        <w:t>: Generate CORE Report</w:t>
      </w:r>
      <w:bookmarkEnd w:id="116"/>
    </w:p>
    <w:p w:rsidR="00EC5A77" w:rsidRDefault="00FC2E5F" w14:paraId="41ED50B5" w14:textId="77777777">
      <w:pPr>
        <w:ind w:left="720"/>
      </w:pPr>
      <w:r>
        <w:t>Users shall be able to prompt the system to generate statistics for a CORE Report which displays the score of each performance criteria associated with a course offering. The text of each student outcome associated with the course offering shall be displayed in the statistics. If there are no student scores for any metric of an outcome, the percentage shall be 0.</w:t>
      </w:r>
    </w:p>
    <w:p w:rsidR="00FC2E5F" w:rsidRDefault="00FC2E5F" w14:paraId="55E32F08" w14:textId="77777777">
      <w:pPr>
        <w:ind w:left="720"/>
      </w:pPr>
    </w:p>
    <w:p w:rsidR="00EC5A77" w:rsidRDefault="00EC5A77" w14:paraId="7D811605" w14:textId="77777777">
      <w:pPr>
        <w:ind w:left="720"/>
      </w:pPr>
      <w:r>
        <w:rPr>
          <w:i/>
        </w:rPr>
        <w:t>Rationale:</w:t>
      </w:r>
      <w:r>
        <w:t xml:space="preserve"> Faculty members will be able to attach the generated page into their CORE Reports, which will save them time and may make the reports more accurate. Generating statistics for the CORE reports are one of the tedious, repetitive tasks which AbOut was created to alleviate.</w:t>
      </w:r>
    </w:p>
    <w:p w:rsidR="00EC5A77" w:rsidRDefault="00EC5A77" w14:paraId="42E1C1E1" w14:textId="77777777">
      <w:pPr>
        <w:ind w:left="720"/>
      </w:pPr>
    </w:p>
    <w:p w:rsidR="00EC5A77" w:rsidRDefault="00EC5A77" w14:paraId="10667ADE" w14:textId="77777777">
      <w:pPr>
        <w:pStyle w:val="Heading4"/>
      </w:pPr>
      <w:bookmarkStart w:name="_Toc418500312" w:id="117"/>
      <w:r>
        <w:t>RP</w:t>
      </w:r>
      <w:r w:rsidR="001713DA">
        <w:t>1</w:t>
      </w:r>
      <w:r w:rsidR="003767A6">
        <w:t>3</w:t>
      </w:r>
      <w:r>
        <w:t xml:space="preserve">: Generate </w:t>
      </w:r>
      <w:r w:rsidRPr="008C3645" w:rsidR="008C3645">
        <w:t xml:space="preserve">Course </w:t>
      </w:r>
      <w:r w:rsidR="006340AE">
        <w:t>PC</w:t>
      </w:r>
      <w:r w:rsidRPr="008C3645" w:rsidDel="008C3645" w:rsidR="008C3645">
        <w:t xml:space="preserve"> </w:t>
      </w:r>
      <w:r>
        <w:t>Report</w:t>
      </w:r>
      <w:bookmarkEnd w:id="117"/>
    </w:p>
    <w:p w:rsidR="00DC28AA" w:rsidP="00DC28AA" w:rsidRDefault="00DC28AA" w14:paraId="394D1F33" w14:textId="77777777">
      <w:pPr>
        <w:ind w:left="720"/>
      </w:pPr>
      <w:r>
        <w:t xml:space="preserve">Users shall be able to prompt the system to generate a Course PC Report which displays the scores of performance criteria vs. courses. If there are no student scores for any metric of an outcome, the percentage shall be 0. The report shall </w:t>
      </w:r>
      <w:r>
        <w:lastRenderedPageBreak/>
        <w:t xml:space="preserve">also display a summary across all performance criteria, for each course, and a summary, across all courses, for each performance criteria. </w:t>
      </w:r>
    </w:p>
    <w:p w:rsidR="00EC5A77" w:rsidRDefault="00EC5A77" w14:paraId="1A42ABB4" w14:textId="77777777">
      <w:pPr>
        <w:ind w:left="720"/>
      </w:pPr>
    </w:p>
    <w:p w:rsidR="00EC5A77" w:rsidRDefault="00EC5A77" w14:paraId="042256D4" w14:textId="77777777">
      <w:pPr>
        <w:ind w:left="720"/>
      </w:pPr>
      <w:r>
        <w:rPr>
          <w:i/>
        </w:rPr>
        <w:t>Rationale:</w:t>
      </w:r>
      <w:r>
        <w:t xml:space="preserve"> Providing a </w:t>
      </w:r>
      <w:r w:rsidR="008C3645">
        <w:t xml:space="preserve">Course </w:t>
      </w:r>
      <w:r w:rsidR="006340AE">
        <w:t>PC</w:t>
      </w:r>
      <w:r>
        <w:t xml:space="preserve"> Report will allow users, ABET evaluators, and IAB members to look more deeply at what each course contributed to the extent that </w:t>
      </w:r>
      <w:r w:rsidR="006340AE">
        <w:t xml:space="preserve">performance criteria </w:t>
      </w:r>
      <w:r>
        <w:t>were met during a semester range.</w:t>
      </w:r>
    </w:p>
    <w:p w:rsidR="00DC28AA" w:rsidP="00DC28AA" w:rsidRDefault="00DC28AA" w14:paraId="623DCACE" w14:textId="77777777">
      <w:pPr>
        <w:pStyle w:val="Heading4"/>
      </w:pPr>
      <w:bookmarkStart w:name="_Toc418500313" w:id="118"/>
      <w:r>
        <w:t>RP14: Matrix Report</w:t>
      </w:r>
      <w:bookmarkEnd w:id="118"/>
    </w:p>
    <w:p w:rsidR="00DC28AA" w:rsidP="00DC28AA" w:rsidRDefault="00DC28AA" w14:paraId="6F7135AB" w14:textId="77777777">
      <w:pPr>
        <w:ind w:left="720"/>
      </w:pPr>
      <w:r>
        <w:rPr>
          <w:color w:val="auto"/>
        </w:rPr>
        <w:t>Users shall be able to generate a Matrix Report which displays, by courses and outcomes, which outcomes each course assesses. If a course assesses a given outcome, the report will denote it with a value representing the course’s weight, while courses that do not will be unmarked. The report shall also display a sum across all courses for each performance criteria, and a sum across all performance criteria for each course.</w:t>
      </w:r>
    </w:p>
    <w:p w:rsidR="00DC28AA" w:rsidP="00DC28AA" w:rsidRDefault="00DC28AA" w14:paraId="5570D454" w14:textId="77777777">
      <w:pPr>
        <w:ind w:left="720"/>
      </w:pPr>
    </w:p>
    <w:p w:rsidR="00DC28AA" w:rsidP="00DC28AA" w:rsidRDefault="00DC28AA" w14:paraId="1EA26B97" w14:textId="77777777">
      <w:pPr>
        <w:ind w:left="720"/>
      </w:pPr>
      <w:r>
        <w:rPr>
          <w:i/>
          <w:iCs/>
          <w:color w:val="auto"/>
        </w:rPr>
        <w:t>Rationale:</w:t>
      </w:r>
      <w:r>
        <w:rPr>
          <w:color w:val="auto"/>
        </w:rPr>
        <w:t xml:space="preserve"> Providing a Matrix report will allow AbOut users to quickly view which courses are responsible for assessing individual outcomes when planning to add or remove outcomes from a course.</w:t>
      </w:r>
    </w:p>
    <w:p w:rsidR="00DC28AA" w:rsidRDefault="00DC28AA" w14:paraId="416D2EB1" w14:textId="77777777">
      <w:pPr>
        <w:pStyle w:val="Heading4"/>
      </w:pPr>
    </w:p>
    <w:p w:rsidR="00DC28AA" w:rsidP="00DC28AA" w:rsidRDefault="00DC28AA" w14:paraId="45AFD4A7" w14:textId="77777777">
      <w:pPr>
        <w:pStyle w:val="Heading4"/>
      </w:pPr>
      <w:bookmarkStart w:name="_Toc418500314" w:id="119"/>
      <w:r>
        <w:t>RP15: Generate Outcome Report</w:t>
      </w:r>
      <w:bookmarkEnd w:id="119"/>
      <w:r>
        <w:t xml:space="preserve"> </w:t>
      </w:r>
    </w:p>
    <w:p w:rsidR="00DC28AA" w:rsidP="00DC28AA" w:rsidRDefault="00DC28AA" w14:paraId="53EA9BFB" w14:textId="77777777">
      <w:pPr>
        <w:ind w:left="720"/>
      </w:pPr>
      <w:r>
        <w:t xml:space="preserve">Users shall be able to prompt the system to generate an Outcome Report which displays the score of performance criteria associated with the chosen outcome vs. courses for the chosen semester. If there are no student scores for any metric of an outcome, the percentage shall be 0. The report shall also display a summary, across all performance criteria, for each semester, and a summary, across all semesters, for each performance criteria. </w:t>
      </w:r>
    </w:p>
    <w:p w:rsidR="00DC28AA" w:rsidP="00DC28AA" w:rsidRDefault="00DC28AA" w14:paraId="4246A028" w14:textId="77777777">
      <w:pPr>
        <w:ind w:left="720"/>
      </w:pPr>
    </w:p>
    <w:p w:rsidR="00DC28AA" w:rsidP="00DC28AA" w:rsidRDefault="00DC28AA" w14:paraId="500810BF" w14:textId="77777777">
      <w:pPr>
        <w:ind w:left="720"/>
      </w:pPr>
      <w:r>
        <w:t xml:space="preserve">The report shall contain a list of any student outcome which was active during a portion of the indicated semester range, but not during all of it.  </w:t>
      </w:r>
    </w:p>
    <w:p w:rsidR="00DC28AA" w:rsidP="00DC28AA" w:rsidRDefault="00DC28AA" w14:paraId="3B68C365" w14:textId="77777777">
      <w:pPr>
        <w:ind w:left="720"/>
      </w:pPr>
    </w:p>
    <w:p w:rsidR="00DC28AA" w:rsidP="00DC28AA" w:rsidRDefault="00DC28AA" w14:paraId="35DD9D75" w14:textId="77777777">
      <w:pPr>
        <w:ind w:left="720"/>
      </w:pPr>
      <w:r>
        <w:rPr>
          <w:i/>
        </w:rPr>
        <w:t>Rationale:</w:t>
      </w:r>
      <w:r>
        <w:t xml:space="preserve"> Providing an Outcome Report will allow AbOut users, ABET evaluators and IAB members to quickly see the extent to which each performance criterion was met during a semester.</w:t>
      </w:r>
    </w:p>
    <w:p w:rsidRPr="00DC28AA" w:rsidR="00DC28AA" w:rsidP="00DC28AA" w:rsidRDefault="00DC28AA" w14:paraId="6EEB23FD" w14:textId="77777777"/>
    <w:p w:rsidR="00EC5A77" w:rsidRDefault="00EC5A77" w14:paraId="32844004" w14:textId="77777777">
      <w:pPr>
        <w:pStyle w:val="Heading4"/>
      </w:pPr>
      <w:bookmarkStart w:name="_Toc418500315" w:id="120"/>
      <w:r>
        <w:t>RP1</w:t>
      </w:r>
      <w:r w:rsidR="00DC28AA">
        <w:t>6</w:t>
      </w:r>
      <w:r>
        <w:t xml:space="preserve">: Generate </w:t>
      </w:r>
      <w:r w:rsidR="00934107">
        <w:t>PC Semester</w:t>
      </w:r>
      <w:r>
        <w:t xml:space="preserve"> Report</w:t>
      </w:r>
      <w:bookmarkEnd w:id="120"/>
      <w:r>
        <w:t xml:space="preserve"> </w:t>
      </w:r>
    </w:p>
    <w:p w:rsidR="00DC28AA" w:rsidP="00DC28AA" w:rsidRDefault="00DC28AA" w14:paraId="1D558DA0" w14:textId="77777777">
      <w:pPr>
        <w:ind w:left="720"/>
      </w:pPr>
      <w:r>
        <w:t xml:space="preserve">Users shall be able to prompt the system to generate a PC Report which displays the scores of semesters versus performance criteria within the range of semesters indicated. If there are no student scores for any metric of an outcome, the percentage shall be 0. The report shall also display a summary across all semesters, for each performance criteria. </w:t>
      </w:r>
    </w:p>
    <w:p w:rsidR="00EC5A77" w:rsidRDefault="00EC5A77" w14:paraId="2989940E" w14:textId="77777777">
      <w:pPr>
        <w:ind w:left="720"/>
      </w:pPr>
    </w:p>
    <w:p w:rsidR="00EC5A77" w:rsidRDefault="00EC5A77" w14:paraId="40F1C12F" w14:textId="77777777">
      <w:pPr>
        <w:ind w:left="720"/>
      </w:pPr>
      <w:r>
        <w:t xml:space="preserve">The report shall contain a list of any </w:t>
      </w:r>
      <w:r w:rsidR="009713DF">
        <w:t xml:space="preserve">performance criteria </w:t>
      </w:r>
      <w:r>
        <w:t xml:space="preserve">which was active during a portion of the indicated semester range, but not during all of it.  </w:t>
      </w:r>
    </w:p>
    <w:p w:rsidR="00EC5A77" w:rsidRDefault="00EC5A77" w14:paraId="45C49AC6" w14:textId="77777777">
      <w:pPr>
        <w:ind w:left="720"/>
      </w:pPr>
    </w:p>
    <w:p w:rsidR="00EC5A77" w:rsidRDefault="00EC5A77" w14:paraId="7178AD97" w14:textId="77777777">
      <w:pPr>
        <w:ind w:left="720"/>
      </w:pPr>
      <w:r>
        <w:rPr>
          <w:i/>
        </w:rPr>
        <w:t>Rationale:</w:t>
      </w:r>
      <w:r>
        <w:t xml:space="preserve"> Providing an </w:t>
      </w:r>
      <w:r w:rsidR="009713DF">
        <w:t xml:space="preserve">PC </w:t>
      </w:r>
      <w:r w:rsidR="008C3645">
        <w:t>Semester</w:t>
      </w:r>
      <w:r>
        <w:t xml:space="preserve"> Report will allow AbOut users, ABET evaluators and IAB members to quickly see the extent to which each </w:t>
      </w:r>
      <w:r w:rsidR="009713DF">
        <w:t xml:space="preserve">performance criteria </w:t>
      </w:r>
      <w:r>
        <w:t xml:space="preserve">was met during a semester range. </w:t>
      </w:r>
    </w:p>
    <w:p w:rsidR="00EC5A77" w:rsidRDefault="00EC5A77" w14:paraId="1B793550" w14:textId="77777777">
      <w:pPr>
        <w:ind w:left="720"/>
      </w:pPr>
    </w:p>
    <w:p w:rsidR="00EC5A77" w:rsidRDefault="00EC5A77" w14:paraId="13DC1B6D" w14:textId="77777777">
      <w:pPr>
        <w:pStyle w:val="Heading4"/>
      </w:pPr>
      <w:bookmarkStart w:name="_Toc418500316" w:id="121"/>
      <w:r>
        <w:t>RP1</w:t>
      </w:r>
      <w:r w:rsidR="003767A6">
        <w:t>7</w:t>
      </w:r>
      <w:r>
        <w:t>: Report view</w:t>
      </w:r>
      <w:bookmarkEnd w:id="121"/>
    </w:p>
    <w:p w:rsidR="00EC5A77" w:rsidRDefault="00EC5A77" w14:paraId="5431A013" w14:textId="77777777">
      <w:pPr>
        <w:ind w:left="720"/>
        <w:rPr>
          <w:color w:val="auto"/>
        </w:rPr>
      </w:pPr>
      <w:r>
        <w:rPr>
          <w:color w:val="auto"/>
        </w:rPr>
        <w:t xml:space="preserve">The interface for generating statistics and reports shall be separated from the administrative and faculty functions. </w:t>
      </w:r>
    </w:p>
    <w:p w:rsidR="00EC5A77" w:rsidRDefault="00EC5A77" w14:paraId="59C8E51D" w14:textId="77777777">
      <w:pPr>
        <w:ind w:left="720"/>
        <w:rPr>
          <w:color w:val="auto"/>
        </w:rPr>
      </w:pPr>
    </w:p>
    <w:p w:rsidR="00EC5A77" w:rsidRDefault="00EC5A77" w14:paraId="0F9F83EF" w14:textId="77777777">
      <w:pPr>
        <w:ind w:left="720"/>
        <w:rPr>
          <w:color w:val="auto"/>
        </w:rPr>
      </w:pPr>
      <w:r>
        <w:rPr>
          <w:i/>
          <w:color w:val="auto"/>
        </w:rPr>
        <w:t>Rationale:</w:t>
      </w:r>
      <w:r>
        <w:rPr>
          <w:color w:val="auto"/>
        </w:rPr>
        <w:t xml:space="preserve"> Displaying faculty, administrator and report functions separately may make the system easier to use.  </w:t>
      </w:r>
    </w:p>
    <w:p w:rsidR="00EC5A77" w:rsidRDefault="00EC5A77" w14:paraId="390E00CB" w14:textId="77777777">
      <w:pPr>
        <w:ind w:left="720"/>
        <w:rPr>
          <w:color w:val="auto"/>
        </w:rPr>
      </w:pPr>
    </w:p>
    <w:p w:rsidR="00EC5A77" w:rsidP="004545F7" w:rsidRDefault="00EC5A77" w14:paraId="457CAF24" w14:textId="77777777">
      <w:pPr>
        <w:pStyle w:val="Heading2"/>
        <w:numPr>
          <w:ilvl w:val="1"/>
          <w:numId w:val="15"/>
        </w:numPr>
        <w:ind w:left="576" w:firstLine="0"/>
      </w:pPr>
      <w:bookmarkStart w:name="_Toc418500317" w:id="122"/>
      <w:r>
        <w:t>Non-Functional Requirements</w:t>
      </w:r>
      <w:bookmarkEnd w:id="122"/>
    </w:p>
    <w:p w:rsidR="00EC5A77" w:rsidRDefault="00EC5A77" w14:paraId="6DEB1B28" w14:textId="77777777">
      <w:r>
        <w:t xml:space="preserve">While the functional requirements detail the functions which the system can perform, the non-functional requirements describe characteristics of the system. These characteristics typically apply to the entire system. </w:t>
      </w:r>
    </w:p>
    <w:p w:rsidR="00EC5A77" w:rsidRDefault="00EC5A77" w14:paraId="5AAFD43A" w14:textId="77777777"/>
    <w:p w:rsidR="00EC5A77" w:rsidRDefault="00EC5A77" w14:paraId="5828544F" w14:textId="77777777"/>
    <w:p w:rsidR="00EC5A77" w:rsidP="004545F7" w:rsidRDefault="00EC5A77" w14:paraId="3DFDD6E1" w14:textId="77777777">
      <w:pPr>
        <w:pStyle w:val="Heading3"/>
        <w:numPr>
          <w:ilvl w:val="2"/>
          <w:numId w:val="15"/>
        </w:numPr>
        <w:tabs>
          <w:tab w:val="left" w:pos="720"/>
        </w:tabs>
        <w:ind w:left="720" w:firstLine="0"/>
      </w:pPr>
      <w:bookmarkStart w:name="_Toc418500318" w:id="123"/>
      <w:r>
        <w:t>Design Constraints (DC)</w:t>
      </w:r>
      <w:bookmarkEnd w:id="123"/>
    </w:p>
    <w:p w:rsidR="00EC5A77" w:rsidRDefault="00EC5A77" w14:paraId="13E3808F" w14:textId="77777777">
      <w:r>
        <w:t>DC1: This application is to be developed using MySQL</w:t>
      </w:r>
      <w:r w:rsidR="005C05F0">
        <w:t xml:space="preserve">, </w:t>
      </w:r>
      <w:r>
        <w:t>PHP</w:t>
      </w:r>
      <w:r w:rsidR="005C05F0">
        <w:t xml:space="preserve"> and </w:t>
      </w:r>
      <w:proofErr w:type="spellStart"/>
      <w:r w:rsidR="005C05F0">
        <w:t>Javascript</w:t>
      </w:r>
      <w:proofErr w:type="spellEnd"/>
      <w:r>
        <w:t xml:space="preserve">. </w:t>
      </w:r>
      <w:bookmarkStart w:name="current" w:id="124"/>
      <w:bookmarkEnd w:id="124"/>
    </w:p>
    <w:p w:rsidR="00EC5A77" w:rsidRDefault="00EC5A77" w14:paraId="34773A49" w14:textId="77777777"/>
    <w:p w:rsidR="00EC5A77" w:rsidRDefault="00EC5A77" w14:paraId="1F6B184F" w14:textId="77777777">
      <w:r>
        <w:t xml:space="preserve">DC2: </w:t>
      </w:r>
      <w:commentRangeStart w:id="125"/>
      <w:r>
        <w:t xml:space="preserve">It must be easy to change the value of the </w:t>
      </w:r>
      <w:r w:rsidR="008F0FE3">
        <w:t xml:space="preserve">metric </w:t>
      </w:r>
      <w:r>
        <w:t xml:space="preserve">goal. A programmer should only need to change the code in one place, and all reports will be generated using the new </w:t>
      </w:r>
      <w:r w:rsidR="008F0FE3">
        <w:t xml:space="preserve">metric </w:t>
      </w:r>
      <w:r>
        <w:t xml:space="preserve">goal. </w:t>
      </w:r>
      <w:commentRangeEnd w:id="125"/>
      <w:r w:rsidR="00205956">
        <w:rPr>
          <w:rStyle w:val="CommentReference"/>
        </w:rPr>
        <w:commentReference w:id="125"/>
      </w:r>
    </w:p>
    <w:p w:rsidR="00EC5A77" w:rsidRDefault="00EC5A77" w14:paraId="31DA9A99" w14:textId="77777777"/>
    <w:p w:rsidR="00EC5A77" w:rsidRDefault="00EC5A77" w14:paraId="70FB7424" w14:textId="77777777">
      <w:r>
        <w:t xml:space="preserve">DC3: When </w:t>
      </w:r>
      <w:proofErr w:type="gramStart"/>
      <w:r>
        <w:t>a faculty member logs</w:t>
      </w:r>
      <w:proofErr w:type="gramEnd"/>
      <w:r>
        <w:t xml:space="preserve"> into AbOut, a list of the course offerings the faculty member is teaching or has taught shall be displayed in reverse chronological order by semester. If the faculty member is not assigned to teach any offerings and has never taught any offerings, the system shall state this clearly. Administrative functions shall be accessible from this Faculty View, but with less prominence. </w:t>
      </w:r>
    </w:p>
    <w:p w:rsidR="00EC5A77" w:rsidRDefault="00EC5A77" w14:paraId="232A00C0" w14:textId="77777777"/>
    <w:p w:rsidR="00EC5A77" w:rsidRDefault="00EC5A77" w14:paraId="0B7341D4" w14:textId="77777777">
      <w:r>
        <w:t xml:space="preserve">DC4: When an administrator logs into AbOut the Administrative functions shall be prominent. </w:t>
      </w:r>
    </w:p>
    <w:p w:rsidR="009E5D3D" w:rsidRDefault="009E5D3D" w14:paraId="7021972C" w14:textId="77777777"/>
    <w:p w:rsidR="009E5D3D" w:rsidP="009E5D3D" w:rsidRDefault="009E5D3D" w14:paraId="66007A1E" w14:textId="77777777">
      <w:r>
        <w:t xml:space="preserve">DC5: C.O.R.E. Report shall appear similar to the following: </w:t>
      </w:r>
    </w:p>
    <w:p w:rsidR="009E5D3D" w:rsidRDefault="00630350" w14:paraId="7E118014" w14:textId="77777777">
      <w:r>
        <w:rPr>
          <w:noProof/>
          <w:lang w:eastAsia="en-US"/>
        </w:rPr>
        <w:lastRenderedPageBreak/>
        <w:drawing>
          <wp:inline distT="0" distB="0" distL="0" distR="0" wp14:anchorId="12E280DD" wp14:editId="07777777">
            <wp:extent cx="5482590" cy="1418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2590" cy="1418590"/>
                    </a:xfrm>
                    <a:prstGeom prst="rect">
                      <a:avLst/>
                    </a:prstGeom>
                    <a:noFill/>
                    <a:ln>
                      <a:noFill/>
                    </a:ln>
                  </pic:spPr>
                </pic:pic>
              </a:graphicData>
            </a:graphic>
          </wp:inline>
        </w:drawing>
      </w:r>
    </w:p>
    <w:p w:rsidR="009E5D3D" w:rsidRDefault="009E5D3D" w14:paraId="2AB59C2B" w14:textId="77777777"/>
    <w:p w:rsidR="00EC5A77" w:rsidRDefault="00EC5A77" w14:paraId="427B393D" w14:textId="77777777"/>
    <w:p w:rsidR="00EC5A77" w:rsidRDefault="00EC5A77" w14:paraId="44772B42" w14:textId="77777777">
      <w:r>
        <w:t>DC</w:t>
      </w:r>
      <w:r w:rsidR="009E5D3D">
        <w:t>6</w:t>
      </w:r>
      <w:r>
        <w:t xml:space="preserve">: </w:t>
      </w:r>
      <w:r w:rsidR="009E5D3D">
        <w:t xml:space="preserve">Course PC Report shall </w:t>
      </w:r>
      <w:r>
        <w:t xml:space="preserve">appear similar to the following: </w:t>
      </w:r>
    </w:p>
    <w:p w:rsidR="009E5D3D" w:rsidRDefault="00630350" w14:paraId="0E51725F" w14:textId="77777777">
      <w:r>
        <w:rPr>
          <w:noProof/>
          <w:lang w:eastAsia="en-US"/>
        </w:rPr>
        <w:drawing>
          <wp:inline distT="0" distB="0" distL="0" distR="0" wp14:anchorId="636C4BFF" wp14:editId="07777777">
            <wp:extent cx="5481320" cy="1035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1320" cy="1035685"/>
                    </a:xfrm>
                    <a:prstGeom prst="rect">
                      <a:avLst/>
                    </a:prstGeom>
                    <a:noFill/>
                    <a:ln>
                      <a:noFill/>
                    </a:ln>
                  </pic:spPr>
                </pic:pic>
              </a:graphicData>
            </a:graphic>
          </wp:inline>
        </w:drawing>
      </w:r>
    </w:p>
    <w:p w:rsidR="009E5D3D" w:rsidRDefault="009E5D3D" w14:paraId="77DD9773" w14:textId="77777777"/>
    <w:p w:rsidR="009E5D3D" w:rsidP="009E5D3D" w:rsidRDefault="009E5D3D" w14:paraId="133A2CF8" w14:textId="77777777">
      <w:r>
        <w:t xml:space="preserve">DC7: PC Semester Report shall appear similar to the following: </w:t>
      </w:r>
    </w:p>
    <w:p w:rsidR="009E5D3D" w:rsidRDefault="009E5D3D" w14:paraId="2497C315" w14:textId="77777777"/>
    <w:p w:rsidR="009E5D3D" w:rsidRDefault="00630350" w14:paraId="2C599AFA" w14:textId="77777777">
      <w:r>
        <w:rPr>
          <w:noProof/>
          <w:lang w:eastAsia="en-US"/>
        </w:rPr>
        <w:drawing>
          <wp:inline distT="0" distB="0" distL="0" distR="0" wp14:anchorId="3C8F54D6" wp14:editId="07777777">
            <wp:extent cx="4923790" cy="2715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3790" cy="2715260"/>
                    </a:xfrm>
                    <a:prstGeom prst="rect">
                      <a:avLst/>
                    </a:prstGeom>
                    <a:noFill/>
                    <a:ln>
                      <a:noFill/>
                    </a:ln>
                  </pic:spPr>
                </pic:pic>
              </a:graphicData>
            </a:graphic>
          </wp:inline>
        </w:drawing>
      </w:r>
    </w:p>
    <w:p w:rsidR="009E5D3D" w:rsidRDefault="009E5D3D" w14:paraId="7D1D271A" w14:textId="77777777"/>
    <w:p w:rsidR="00E54999" w:rsidRDefault="00E54999" w14:paraId="1EEDCD46" w14:textId="77777777"/>
    <w:p w:rsidR="00E54999" w:rsidRDefault="00E54999" w14:paraId="1DD3E9E3" w14:textId="77777777"/>
    <w:p w:rsidR="00E54999" w:rsidRDefault="00E54999" w14:paraId="06669047" w14:textId="77777777"/>
    <w:p w:rsidR="00E54999" w:rsidRDefault="00E54999" w14:paraId="2FF0B6C0" w14:textId="77777777"/>
    <w:p w:rsidR="00E54999" w:rsidRDefault="00E54999" w14:paraId="0874E5B1" w14:textId="77777777"/>
    <w:p w:rsidR="00E54999" w:rsidRDefault="00E54999" w14:paraId="5FD1B1BC" w14:textId="77777777"/>
    <w:p w:rsidR="00E54999" w:rsidRDefault="00E54999" w14:paraId="1C62D389" w14:textId="77777777"/>
    <w:p w:rsidR="00E54999" w:rsidRDefault="00E54999" w14:paraId="5925BC72" w14:textId="77777777"/>
    <w:p w:rsidR="00E54999" w:rsidRDefault="00E54999" w14:paraId="53821388" w14:textId="77777777"/>
    <w:p w:rsidR="009E5D3D" w:rsidRDefault="009E5D3D" w14:paraId="6B00006C" w14:textId="77777777"/>
    <w:p w:rsidR="009E5D3D" w:rsidRDefault="009E5D3D" w14:paraId="7BC247AB" w14:textId="77777777">
      <w:r>
        <w:lastRenderedPageBreak/>
        <w:t>DC8: Matrix Report shall appear similar to the following:</w:t>
      </w:r>
    </w:p>
    <w:p w:rsidR="009E5D3D" w:rsidRDefault="00630350" w14:paraId="0448C947" w14:textId="77777777">
      <w:r>
        <w:rPr>
          <w:noProof/>
          <w:lang w:eastAsia="en-US"/>
        </w:rPr>
        <w:drawing>
          <wp:inline distT="0" distB="0" distL="0" distR="0" wp14:anchorId="3C249030" wp14:editId="07777777">
            <wp:extent cx="3839210" cy="2448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9210" cy="2448560"/>
                    </a:xfrm>
                    <a:prstGeom prst="rect">
                      <a:avLst/>
                    </a:prstGeom>
                    <a:noFill/>
                    <a:ln>
                      <a:noFill/>
                    </a:ln>
                  </pic:spPr>
                </pic:pic>
              </a:graphicData>
            </a:graphic>
          </wp:inline>
        </w:drawing>
      </w:r>
    </w:p>
    <w:p w:rsidR="009E5D3D" w:rsidRDefault="009E5D3D" w14:paraId="06F1891C" w14:textId="77777777"/>
    <w:p w:rsidR="009E5D3D" w:rsidP="009E5D3D" w:rsidRDefault="009E5D3D" w14:paraId="16728526" w14:textId="77777777"/>
    <w:p w:rsidR="009E5D3D" w:rsidP="009E5D3D" w:rsidRDefault="009E5D3D" w14:paraId="3D108964" w14:textId="77777777">
      <w:r>
        <w:t>DC9: Outcome Report shall appear similar to the following:</w:t>
      </w:r>
    </w:p>
    <w:p w:rsidR="009E5D3D" w:rsidP="009E5D3D" w:rsidRDefault="00630350" w14:paraId="4188CBDF" w14:textId="77777777">
      <w:r>
        <w:rPr>
          <w:noProof/>
          <w:lang w:eastAsia="en-US"/>
        </w:rPr>
        <w:drawing>
          <wp:inline distT="0" distB="0" distL="0" distR="0" wp14:anchorId="7A2B8CDF" wp14:editId="07777777">
            <wp:extent cx="5479415" cy="1505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9415" cy="1505585"/>
                    </a:xfrm>
                    <a:prstGeom prst="rect">
                      <a:avLst/>
                    </a:prstGeom>
                    <a:noFill/>
                    <a:ln>
                      <a:noFill/>
                    </a:ln>
                  </pic:spPr>
                </pic:pic>
              </a:graphicData>
            </a:graphic>
          </wp:inline>
        </w:drawing>
      </w:r>
    </w:p>
    <w:p w:rsidR="00EC5A77" w:rsidP="009E5D3D" w:rsidRDefault="00EC5A77" w14:paraId="1E16523A" w14:textId="77777777">
      <w:r>
        <w:tab/>
      </w:r>
      <w:r>
        <w:t xml:space="preserve"> </w:t>
      </w:r>
    </w:p>
    <w:p w:rsidR="00EC5A77" w:rsidRDefault="00EC5A77" w14:paraId="50D02A02" w14:textId="77777777"/>
    <w:p w:rsidR="00EC5A77" w:rsidRDefault="00EC5A77" w14:paraId="5FC420A7" w14:textId="77777777"/>
    <w:p w:rsidR="00EC5A77" w:rsidP="004545F7" w:rsidRDefault="00EC5A77" w14:paraId="73672D82" w14:textId="77777777">
      <w:pPr>
        <w:pStyle w:val="Heading3"/>
        <w:numPr>
          <w:ilvl w:val="2"/>
          <w:numId w:val="15"/>
        </w:numPr>
        <w:ind w:left="720" w:firstLine="0"/>
      </w:pPr>
      <w:bookmarkStart w:name="_Toc418500319" w:id="126"/>
      <w:r>
        <w:t>Human Factors (HF)</w:t>
      </w:r>
      <w:bookmarkEnd w:id="126"/>
    </w:p>
    <w:p w:rsidR="00EC5A77" w:rsidRDefault="00EC5A77" w14:paraId="0896B473" w14:textId="77777777">
      <w:r>
        <w:t>No provisions related to human factors are required by this application.</w:t>
      </w:r>
    </w:p>
    <w:p w:rsidR="00EC5A77" w:rsidP="004545F7" w:rsidRDefault="00EC5A77" w14:paraId="69267F41" w14:textId="77777777">
      <w:pPr>
        <w:pStyle w:val="Heading3"/>
        <w:numPr>
          <w:ilvl w:val="2"/>
          <w:numId w:val="15"/>
        </w:numPr>
        <w:ind w:left="720" w:firstLine="0"/>
      </w:pPr>
      <w:bookmarkStart w:name="_Toc418500320" w:id="127"/>
      <w:r>
        <w:t>External Interface Requirements (XI)</w:t>
      </w:r>
      <w:bookmarkEnd w:id="127"/>
    </w:p>
    <w:p w:rsidR="00EC5A77" w:rsidRDefault="00EC5A77" w14:paraId="11B666D6" w14:textId="77777777">
      <w:pPr>
        <w:pStyle w:val="Heading4"/>
      </w:pPr>
      <w:bookmarkStart w:name="_Toc418500321" w:id="128"/>
      <w:r>
        <w:t>Hardware (HW)</w:t>
      </w:r>
      <w:bookmarkEnd w:id="128"/>
    </w:p>
    <w:p w:rsidR="00EC5A77" w:rsidRDefault="00EC5A77" w14:paraId="1551B9DB" w14:textId="77777777">
      <w:r>
        <w:t>HW1: The application is accessible on any hardware connected to the Internet which supports one or more of the browsers listed below (SW1).</w:t>
      </w:r>
    </w:p>
    <w:p w:rsidR="00EC5A77" w:rsidRDefault="00EC5A77" w14:paraId="014E1190" w14:textId="77777777">
      <w:pPr>
        <w:pStyle w:val="Heading4"/>
      </w:pPr>
      <w:bookmarkStart w:name="_Ref350818993" w:id="129"/>
      <w:bookmarkStart w:name="_Toc418500322" w:id="130"/>
      <w:r>
        <w:t>Software (SW)</w:t>
      </w:r>
      <w:bookmarkEnd w:id="129"/>
      <w:bookmarkEnd w:id="130"/>
    </w:p>
    <w:p w:rsidR="00EC5A77" w:rsidRDefault="00EC5A77" w14:paraId="55A1B4CB" w14:textId="77777777">
      <w:r>
        <w:t xml:space="preserve">SW1: The application must render correctly on the following browsers: Firefox 3 and Google Chrome 4. It is </w:t>
      </w:r>
      <w:proofErr w:type="gramStart"/>
      <w:r>
        <w:t>expect</w:t>
      </w:r>
      <w:proofErr w:type="gramEnd"/>
      <w:r>
        <w:t xml:space="preserve"> that as new versions of browsers become the norm, the system will be updated to run on those versions. </w:t>
      </w:r>
    </w:p>
    <w:p w:rsidR="00E54999" w:rsidRDefault="00E54999" w14:paraId="4D9F17B0" w14:textId="77777777"/>
    <w:p w:rsidR="00EC5A77" w:rsidRDefault="00EC5A77" w14:paraId="5AB0EE30" w14:textId="77777777">
      <w:pPr>
        <w:pStyle w:val="Heading4"/>
      </w:pPr>
      <w:bookmarkStart w:name="_Toc418500323" w:id="131"/>
      <w:r>
        <w:lastRenderedPageBreak/>
        <w:t>Communications (CM)</w:t>
      </w:r>
      <w:bookmarkEnd w:id="131"/>
    </w:p>
    <w:p w:rsidR="00EC5A77" w:rsidRDefault="00EC5A77" w14:paraId="36181125" w14:textId="77777777">
      <w:r>
        <w:t xml:space="preserve">CM1: Connection to CAS is required. </w:t>
      </w:r>
    </w:p>
    <w:p w:rsidR="00EC5A77" w:rsidP="004545F7" w:rsidRDefault="00EC5A77" w14:paraId="2BCEB955" w14:textId="77777777">
      <w:pPr>
        <w:pStyle w:val="Heading3"/>
        <w:numPr>
          <w:ilvl w:val="2"/>
          <w:numId w:val="15"/>
        </w:numPr>
        <w:tabs>
          <w:tab w:val="left" w:pos="720"/>
        </w:tabs>
        <w:ind w:left="720" w:firstLine="0"/>
      </w:pPr>
      <w:bookmarkStart w:name="_Toc418500324" w:id="132"/>
      <w:r>
        <w:t>Security (SC)</w:t>
      </w:r>
      <w:bookmarkEnd w:id="132"/>
    </w:p>
    <w:p w:rsidR="00EC5A77" w:rsidRDefault="00EC5A77" w14:paraId="016E820B" w14:textId="77777777">
      <w:r>
        <w:t xml:space="preserve">SC1: The application shall only be accessible to MTECHs users within the AbOut system. </w:t>
      </w:r>
    </w:p>
    <w:p w:rsidR="00EC5A77" w:rsidRDefault="00EC5A77" w14:paraId="16C65974" w14:textId="77777777"/>
    <w:p w:rsidR="00EC5A77" w:rsidRDefault="00EC5A77" w14:paraId="15896D03" w14:textId="77777777">
      <w:commentRangeStart w:id="133"/>
      <w:r>
        <w:t xml:space="preserve">SC2: The application shall not contain Montana Tech student numbers. It may contain student names and will contain assignment, project and/or test question scores. </w:t>
      </w:r>
    </w:p>
    <w:p w:rsidR="00EC5A77" w:rsidRDefault="00EC5A77" w14:paraId="01972E6C" w14:textId="77777777"/>
    <w:p w:rsidR="00EC5A77" w:rsidRDefault="00EC5A77" w14:paraId="2B740A52" w14:textId="77777777">
      <w:r>
        <w:t xml:space="preserve">SC3: AbOut must comply with FERPA regulations. </w:t>
      </w:r>
    </w:p>
    <w:p w:rsidR="00EC5A77" w:rsidRDefault="001E5255" w14:paraId="410ABD64" w14:textId="77777777">
      <w:commentRangeEnd w:id="133"/>
      <w:r>
        <w:rPr>
          <w:rStyle w:val="CommentReference"/>
        </w:rPr>
        <w:commentReference w:id="133"/>
      </w:r>
    </w:p>
    <w:p w:rsidR="00EC5A77" w:rsidP="004545F7" w:rsidRDefault="00EC5A77" w14:paraId="1AB51B0F" w14:textId="77777777">
      <w:pPr>
        <w:pStyle w:val="Heading3"/>
        <w:numPr>
          <w:ilvl w:val="2"/>
          <w:numId w:val="15"/>
        </w:numPr>
        <w:tabs>
          <w:tab w:val="left" w:pos="720"/>
        </w:tabs>
        <w:ind w:left="720" w:firstLine="0"/>
      </w:pPr>
      <w:bookmarkStart w:name="_Toc418500325" w:id="134"/>
      <w:r>
        <w:t>Development Environment (DV)</w:t>
      </w:r>
      <w:bookmarkEnd w:id="134"/>
    </w:p>
    <w:p w:rsidR="00EC5A77" w:rsidRDefault="00EC5A77" w14:paraId="2BA19017" w14:textId="77777777">
      <w:r>
        <w:t>No provisions related to the development environment are required by this application.</w:t>
      </w:r>
    </w:p>
    <w:p w:rsidR="00EC5A77" w:rsidP="004545F7" w:rsidRDefault="00EC5A77" w14:paraId="53BEC3A3" w14:textId="77777777">
      <w:pPr>
        <w:pStyle w:val="Heading3"/>
        <w:numPr>
          <w:ilvl w:val="2"/>
          <w:numId w:val="15"/>
        </w:numPr>
        <w:tabs>
          <w:tab w:val="left" w:pos="720"/>
        </w:tabs>
        <w:ind w:left="720" w:firstLine="0"/>
      </w:pPr>
      <w:bookmarkStart w:name="_Toc418500326" w:id="135"/>
      <w:r>
        <w:t>Standards (ST)</w:t>
      </w:r>
      <w:bookmarkEnd w:id="135"/>
    </w:p>
    <w:p w:rsidR="00EC5A77" w:rsidRDefault="00EC5A77" w14:paraId="0CDABDAC" w14:textId="77777777">
      <w:commentRangeStart w:id="136"/>
      <w:r>
        <w:t>ST1: All HTML code adheres to XHTML 1.0 Strict.</w:t>
      </w:r>
      <w:commentRangeEnd w:id="136"/>
      <w:r w:rsidR="001E5255">
        <w:rPr>
          <w:rStyle w:val="CommentReference"/>
        </w:rPr>
        <w:commentReference w:id="136"/>
      </w:r>
    </w:p>
    <w:p w:rsidR="00EC5A77" w:rsidRDefault="00EC5A77" w14:paraId="2A8F6C8C" w14:textId="77777777">
      <w:r>
        <w:t xml:space="preserve"> </w:t>
      </w:r>
    </w:p>
    <w:p w:rsidR="00EC5A77" w:rsidRDefault="00EC5A77" w14:paraId="27E28070" w14:textId="77777777">
      <w:commentRangeStart w:id="137"/>
      <w:r>
        <w:t>ST2: All CSS code adheres to CSS level 2.1</w:t>
      </w:r>
      <w:commentRangeEnd w:id="137"/>
      <w:r w:rsidR="001E5255">
        <w:rPr>
          <w:rStyle w:val="CommentReference"/>
        </w:rPr>
        <w:commentReference w:id="137"/>
      </w:r>
    </w:p>
    <w:p w:rsidR="00EC5A77" w:rsidRDefault="00EC5A77" w14:paraId="2EF3547F" w14:textId="77777777"/>
    <w:p w:rsidR="00EC5A77" w:rsidRDefault="00EC5A77" w14:paraId="3E326FF6" w14:textId="77777777">
      <w:r>
        <w:t>ST3: A set of coding standards will be used so that the format and character of the code is consistent.  These coding standards shall include the W3C standards (</w:t>
      </w:r>
      <w:hyperlink w:history="1" r:id="rId28">
        <w:r>
          <w:rPr>
            <w:rStyle w:val="Hyperlink"/>
          </w:rPr>
          <w:t>http://www.w3.org/standards/</w:t>
        </w:r>
      </w:hyperlink>
      <w:r>
        <w:t>) for web-content development.</w:t>
      </w:r>
    </w:p>
    <w:p w:rsidR="00EC5A77" w:rsidP="004545F7" w:rsidRDefault="00EC5A77" w14:paraId="08529B12" w14:textId="77777777">
      <w:pPr>
        <w:pStyle w:val="Heading3"/>
        <w:numPr>
          <w:ilvl w:val="2"/>
          <w:numId w:val="15"/>
        </w:numPr>
        <w:tabs>
          <w:tab w:val="left" w:pos="720"/>
        </w:tabs>
        <w:ind w:left="720" w:firstLine="0"/>
      </w:pPr>
      <w:bookmarkStart w:name="_Toc418500327" w:id="138"/>
      <w:r>
        <w:t>Delivery Environment (DL)</w:t>
      </w:r>
      <w:bookmarkEnd w:id="138"/>
    </w:p>
    <w:p w:rsidR="00EC5A77" w:rsidRDefault="00EC5A77" w14:paraId="075FE943" w14:textId="77777777">
      <w:pPr>
        <w:pStyle w:val="Heading4"/>
      </w:pPr>
      <w:bookmarkStart w:name="_Toc418500328" w:id="139"/>
      <w:r>
        <w:t>Site (SI)</w:t>
      </w:r>
      <w:bookmarkEnd w:id="139"/>
    </w:p>
    <w:p w:rsidR="00EC5A77" w:rsidRDefault="00EC5A77" w14:paraId="4CF9C6D9" w14:textId="77777777">
      <w:r>
        <w:t>No site requirements are placed on the application.</w:t>
      </w:r>
    </w:p>
    <w:p w:rsidR="004D26FE" w:rsidRDefault="004D26FE" w14:paraId="3ACD0E0F" w14:textId="77777777"/>
    <w:p w:rsidR="00EC5A77" w:rsidRDefault="00EC5A77" w14:paraId="51B16118" w14:textId="77777777">
      <w:pPr>
        <w:pStyle w:val="Heading4"/>
      </w:pPr>
      <w:bookmarkStart w:name="_Toc418500329" w:id="140"/>
      <w:r>
        <w:t>Operations (OP)</w:t>
      </w:r>
      <w:bookmarkEnd w:id="140"/>
    </w:p>
    <w:p w:rsidR="00EC5A77" w:rsidRDefault="00EC5A77" w14:paraId="2A6C3635" w14:textId="77777777">
      <w:r>
        <w:t>No operations requirements are placed on the application.</w:t>
      </w:r>
    </w:p>
    <w:p w:rsidR="00EC5A77" w:rsidP="004545F7" w:rsidRDefault="00EC5A77" w14:paraId="0E4348C0" w14:textId="77777777">
      <w:pPr>
        <w:pStyle w:val="Heading3"/>
        <w:numPr>
          <w:ilvl w:val="2"/>
          <w:numId w:val="15"/>
        </w:numPr>
        <w:tabs>
          <w:tab w:val="left" w:pos="720"/>
        </w:tabs>
        <w:ind w:left="720" w:firstLine="0"/>
      </w:pPr>
      <w:bookmarkStart w:name="_Toc418500330" w:id="141"/>
      <w:r>
        <w:t>Performance (PR)</w:t>
      </w:r>
      <w:bookmarkEnd w:id="141"/>
    </w:p>
    <w:p w:rsidR="00EC5A77" w:rsidRDefault="00EC5A77" w14:paraId="6BBF2AD3" w14:textId="77777777">
      <w:r>
        <w:t xml:space="preserve">PR1: All pages of this application must load on average </w:t>
      </w:r>
      <w:commentRangeStart w:id="142"/>
      <w:r>
        <w:t xml:space="preserve">within 6 seconds </w:t>
      </w:r>
      <w:commentRangeEnd w:id="142"/>
      <w:r w:rsidR="001E5255">
        <w:rPr>
          <w:rStyle w:val="CommentReference"/>
        </w:rPr>
        <w:commentReference w:id="142"/>
      </w:r>
      <w:r>
        <w:t xml:space="preserve">when accessed from a computer connected to the campus network. Measurements will be taken using the </w:t>
      </w:r>
      <w:proofErr w:type="spellStart"/>
      <w:r>
        <w:t>iWebTool</w:t>
      </w:r>
      <w:proofErr w:type="spellEnd"/>
      <w:r>
        <w:t xml:space="preserve"> Speed Test (</w:t>
      </w:r>
      <w:hyperlink w:history="1" r:id="rId29">
        <w:r>
          <w:rPr>
            <w:rStyle w:val="Hyperlink"/>
          </w:rPr>
          <w:t>www.iwebtool.com</w:t>
        </w:r>
      </w:hyperlink>
      <w:r>
        <w:t xml:space="preserve">, website speed test). </w:t>
      </w:r>
    </w:p>
    <w:p w:rsidR="00EC5A77" w:rsidRDefault="00EC5A77" w14:paraId="1D590673" w14:textId="77777777"/>
    <w:p w:rsidR="00EC5A77" w:rsidRDefault="00EC5A77" w14:paraId="2B869FC3" w14:textId="77777777"/>
    <w:p w:rsidR="00EC5A77" w:rsidP="004545F7" w:rsidRDefault="00EC5A77" w14:paraId="153D3570" w14:textId="77777777">
      <w:pPr>
        <w:pStyle w:val="Heading3"/>
        <w:numPr>
          <w:ilvl w:val="2"/>
          <w:numId w:val="15"/>
        </w:numPr>
        <w:tabs>
          <w:tab w:val="left" w:pos="720"/>
        </w:tabs>
        <w:ind w:left="720" w:firstLine="0"/>
      </w:pPr>
      <w:bookmarkStart w:name="_Toc418500331" w:id="143"/>
      <w:r>
        <w:t>Deliverable Items, Dates and Conditions (DD)</w:t>
      </w:r>
      <w:bookmarkEnd w:id="143"/>
    </w:p>
    <w:p w:rsidR="00EC5A77" w:rsidRDefault="00EC5A77" w14:paraId="1D401105" w14:textId="77777777">
      <w:r>
        <w:t>DD1: A current version of this SRS, design document, test document, and maintenance manual will be delivered with the application.</w:t>
      </w:r>
    </w:p>
    <w:p w:rsidR="00EC5A77" w:rsidP="004545F7" w:rsidRDefault="00EC5A77" w14:paraId="1E3A4FEA" w14:textId="77777777">
      <w:pPr>
        <w:pStyle w:val="Heading3"/>
        <w:numPr>
          <w:ilvl w:val="2"/>
          <w:numId w:val="15"/>
        </w:numPr>
        <w:tabs>
          <w:tab w:val="left" w:pos="720"/>
        </w:tabs>
        <w:ind w:left="720" w:firstLine="0"/>
      </w:pPr>
      <w:bookmarkStart w:name="_Toc418500332" w:id="144"/>
      <w:r>
        <w:lastRenderedPageBreak/>
        <w:t>Cost (CT)</w:t>
      </w:r>
      <w:bookmarkEnd w:id="144"/>
    </w:p>
    <w:p w:rsidR="00EC5A77" w:rsidRDefault="00EC5A77" w14:paraId="73232BD5" w14:textId="77777777">
      <w:r>
        <w:t>No cost requirements are placed on the application.</w:t>
      </w:r>
    </w:p>
    <w:p w:rsidR="00EC5A77" w:rsidP="004545F7" w:rsidRDefault="00EC5A77" w14:paraId="5E83A02C" w14:textId="77777777">
      <w:pPr>
        <w:pStyle w:val="Heading3"/>
        <w:numPr>
          <w:ilvl w:val="2"/>
          <w:numId w:val="15"/>
        </w:numPr>
        <w:tabs>
          <w:tab w:val="left" w:pos="720"/>
        </w:tabs>
        <w:ind w:left="720" w:firstLine="0"/>
      </w:pPr>
      <w:bookmarkStart w:name="_Toc418500333" w:id="145"/>
      <w:r>
        <w:t>Quality (QL)</w:t>
      </w:r>
      <w:bookmarkEnd w:id="145"/>
    </w:p>
    <w:p w:rsidR="00EC5A77" w:rsidRDefault="00EC5A77" w14:paraId="46C11EBD" w14:textId="77777777">
      <w:pPr>
        <w:pStyle w:val="Heading4"/>
      </w:pPr>
      <w:bookmarkStart w:name="_Toc418500334" w:id="146"/>
      <w:r>
        <w:t>Reliability (RL)</w:t>
      </w:r>
      <w:bookmarkEnd w:id="146"/>
    </w:p>
    <w:p w:rsidR="00EC5A77" w:rsidRDefault="00EC5A77" w14:paraId="0B86A4C2" w14:textId="77777777">
      <w:pPr>
        <w:ind w:firstLine="360"/>
      </w:pPr>
      <w:r>
        <w:t>No reliability requirements are placed on the application.</w:t>
      </w:r>
    </w:p>
    <w:p w:rsidR="00EC5A77" w:rsidRDefault="00EC5A77" w14:paraId="78D12557" w14:textId="77777777">
      <w:pPr>
        <w:pStyle w:val="Heading4"/>
      </w:pPr>
      <w:bookmarkStart w:name="_Toc418500335" w:id="147"/>
      <w:r>
        <w:t>Availability (AL)</w:t>
      </w:r>
      <w:bookmarkEnd w:id="147"/>
    </w:p>
    <w:p w:rsidR="00EC5A77" w:rsidRDefault="00EC5A77" w14:paraId="34E7EF47" w14:textId="77777777">
      <w:pPr>
        <w:ind w:firstLine="360"/>
      </w:pPr>
      <w:r>
        <w:t>No availability requirements are placed on the application.</w:t>
      </w:r>
    </w:p>
    <w:p w:rsidR="00EC5A77" w:rsidRDefault="00EC5A77" w14:paraId="4FF38E56" w14:textId="77777777">
      <w:pPr>
        <w:pStyle w:val="Heading4"/>
      </w:pPr>
      <w:bookmarkStart w:name="_Toc418500336" w:id="148"/>
      <w:r>
        <w:t>Maintainability (ML)</w:t>
      </w:r>
      <w:bookmarkEnd w:id="148"/>
    </w:p>
    <w:p w:rsidR="00EC5A77" w:rsidRDefault="0AE29FBB" w14:paraId="02DA473C" w14:textId="77777777">
      <w:pPr>
        <w:ind w:left="360"/>
      </w:pPr>
      <w:commentRangeStart w:id="149"/>
      <w:commentRangeStart w:id="150"/>
      <w:commentRangeStart w:id="151"/>
      <w:r>
        <w:t>No specific maintainability requirements are placed on this application.</w:t>
      </w:r>
      <w:commentRangeEnd w:id="149"/>
      <w:r w:rsidR="00EC5A77">
        <w:rPr>
          <w:rStyle w:val="CommentReference"/>
        </w:rPr>
        <w:commentReference w:id="149"/>
      </w:r>
      <w:commentRangeEnd w:id="150"/>
      <w:r w:rsidR="001E5255">
        <w:rPr>
          <w:rStyle w:val="CommentReference"/>
        </w:rPr>
        <w:commentReference w:id="150"/>
      </w:r>
      <w:commentRangeEnd w:id="151"/>
      <w:r w:rsidR="001E5255">
        <w:rPr>
          <w:rStyle w:val="CommentReference"/>
        </w:rPr>
        <w:commentReference w:id="151"/>
      </w:r>
      <w:r>
        <w:t xml:space="preserve"> </w:t>
      </w:r>
    </w:p>
    <w:p w:rsidR="00EC5A77" w:rsidRDefault="00EC5A77" w14:paraId="255E36BC" w14:textId="77777777">
      <w:pPr>
        <w:pStyle w:val="Heading4"/>
      </w:pPr>
      <w:bookmarkStart w:name="_Toc418500337" w:id="152"/>
      <w:r>
        <w:t>Usability (UL)</w:t>
      </w:r>
      <w:bookmarkEnd w:id="152"/>
    </w:p>
    <w:p w:rsidR="00EC5A77" w:rsidRDefault="00EC5A77" w14:paraId="71681C18" w14:textId="77777777">
      <w:pPr>
        <w:ind w:left="360"/>
      </w:pPr>
      <w:r>
        <w:t xml:space="preserve">UL1: No faculty or staff member spends longer than 10 minutes figuring out how to complete a task of the application. </w:t>
      </w:r>
    </w:p>
    <w:p w:rsidR="00EC5A77" w:rsidRDefault="00EC5A77" w14:paraId="14DB56BA" w14:textId="77777777">
      <w:pPr>
        <w:ind w:left="360"/>
      </w:pPr>
    </w:p>
    <w:p w:rsidR="00EC5A77" w:rsidRDefault="00EC5A77" w14:paraId="119C7F12" w14:textId="77777777">
      <w:pPr>
        <w:ind w:left="360"/>
      </w:pPr>
      <w:r>
        <w:t>UL2: The user shall be able to exit the system at any time.</w:t>
      </w:r>
    </w:p>
    <w:p w:rsidR="00EC5A77" w:rsidRDefault="00EC5A77" w14:paraId="007E0E7B" w14:textId="77777777">
      <w:pPr>
        <w:pStyle w:val="Heading4"/>
      </w:pPr>
      <w:bookmarkStart w:name="_Toc418500338" w:id="153"/>
      <w:proofErr w:type="spellStart"/>
      <w:r>
        <w:t>Enhanceability</w:t>
      </w:r>
      <w:proofErr w:type="spellEnd"/>
      <w:r>
        <w:t>/Extendibility (EN)</w:t>
      </w:r>
      <w:bookmarkEnd w:id="153"/>
    </w:p>
    <w:p w:rsidR="00EC5A77" w:rsidRDefault="00EC5A77" w14:paraId="5F7671D0" w14:textId="77777777">
      <w:pPr>
        <w:ind w:left="360"/>
      </w:pPr>
      <w:commentRangeStart w:id="154"/>
      <w:r>
        <w:t xml:space="preserve">No specific </w:t>
      </w:r>
      <w:proofErr w:type="spellStart"/>
      <w:r>
        <w:t>enhanceability</w:t>
      </w:r>
      <w:proofErr w:type="spellEnd"/>
      <w:r>
        <w:t>/extendibility requirements are placed on this application.</w:t>
      </w:r>
      <w:commentRangeEnd w:id="154"/>
      <w:r w:rsidR="001E5255">
        <w:rPr>
          <w:rStyle w:val="CommentReference"/>
        </w:rPr>
        <w:commentReference w:id="154"/>
      </w:r>
    </w:p>
    <w:p w:rsidR="00EC5A77" w:rsidRDefault="00EC5A77" w14:paraId="7274C222" w14:textId="77777777">
      <w:pPr>
        <w:pStyle w:val="Heading4"/>
      </w:pPr>
      <w:bookmarkStart w:name="_Toc418500339" w:id="155"/>
      <w:r>
        <w:t>Portability (PT)</w:t>
      </w:r>
      <w:bookmarkEnd w:id="155"/>
    </w:p>
    <w:p w:rsidR="00EC5A77" w:rsidRDefault="00EC5A77" w14:paraId="7D11665E" w14:textId="77777777">
      <w:pPr>
        <w:ind w:left="360"/>
      </w:pPr>
      <w:r>
        <w:t>No specific portability requirements are placed on this application.</w:t>
      </w:r>
    </w:p>
    <w:p w:rsidR="00EC5A77" w:rsidP="004545F7" w:rsidRDefault="00EC5A77" w14:paraId="52E962FB" w14:textId="77777777">
      <w:pPr>
        <w:pStyle w:val="Heading3"/>
        <w:numPr>
          <w:ilvl w:val="2"/>
          <w:numId w:val="15"/>
        </w:numPr>
        <w:tabs>
          <w:tab w:val="left" w:pos="720"/>
        </w:tabs>
        <w:ind w:left="720" w:firstLine="0"/>
      </w:pPr>
      <w:bookmarkStart w:name="_Toc418500340" w:id="156"/>
      <w:r>
        <w:t>V&amp;V Activities (VV)</w:t>
      </w:r>
      <w:bookmarkEnd w:id="156"/>
    </w:p>
    <w:p w:rsidR="00EC5A77" w:rsidRDefault="00EC5A77" w14:paraId="48D7C0F6" w14:textId="77777777">
      <w:r>
        <w:t xml:space="preserve">VV1: As future users of this system will be readily </w:t>
      </w:r>
      <w:proofErr w:type="gramStart"/>
      <w:r>
        <w:t>available,</w:t>
      </w:r>
      <w:proofErr w:type="gramEnd"/>
      <w:r>
        <w:t xml:space="preserve"> the application must be validated by users a minimum of two times during application development. </w:t>
      </w:r>
    </w:p>
    <w:p w:rsidR="00EC5A77" w:rsidP="004545F7" w:rsidRDefault="00EC5A77" w14:paraId="60B43402" w14:textId="77777777">
      <w:pPr>
        <w:pStyle w:val="Heading3"/>
        <w:numPr>
          <w:ilvl w:val="2"/>
          <w:numId w:val="15"/>
        </w:numPr>
        <w:ind w:left="720" w:firstLine="0"/>
      </w:pPr>
      <w:bookmarkStart w:name="_Toc418500341" w:id="157"/>
      <w:r>
        <w:t>Database (DB)</w:t>
      </w:r>
      <w:bookmarkEnd w:id="157"/>
    </w:p>
    <w:p w:rsidR="00EC5A77" w:rsidRDefault="00EC5A77" w14:paraId="3A332AC2" w14:textId="77777777">
      <w:r>
        <w:t>DB1: MySQL shall be used for this application.</w:t>
      </w:r>
    </w:p>
    <w:p w:rsidR="00EC5A77" w:rsidP="004545F7" w:rsidRDefault="00EC5A77" w14:paraId="5383F6DF" w14:textId="77777777">
      <w:pPr>
        <w:pStyle w:val="Heading3"/>
        <w:numPr>
          <w:ilvl w:val="2"/>
          <w:numId w:val="15"/>
        </w:numPr>
        <w:ind w:left="720" w:firstLine="0"/>
      </w:pPr>
      <w:bookmarkStart w:name="_Toc418500342" w:id="158"/>
      <w:r>
        <w:t>Adaptability (AD)</w:t>
      </w:r>
      <w:bookmarkEnd w:id="158"/>
    </w:p>
    <w:p w:rsidR="00EC5A77" w:rsidRDefault="00EC5A77" w14:paraId="0CFF1EC9" w14:textId="77777777">
      <w:r>
        <w:t>No changes to the above non-functional requirements are expected.</w:t>
      </w:r>
    </w:p>
    <w:p w:rsidR="00EC5A77" w:rsidP="004545F7" w:rsidRDefault="1C1707CE" w14:paraId="79EE284C" w14:textId="77777777">
      <w:pPr>
        <w:pStyle w:val="Heading2"/>
        <w:numPr>
          <w:ilvl w:val="1"/>
          <w:numId w:val="15"/>
        </w:numPr>
        <w:ind w:left="576" w:firstLine="0"/>
      </w:pPr>
      <w:bookmarkStart w:name="_Toc418500343" w:id="159"/>
      <w:commentRangeStart w:id="160"/>
      <w:commentRangeStart w:id="161"/>
      <w:r>
        <w:t>Requirements Models</w:t>
      </w:r>
      <w:bookmarkEnd w:id="159"/>
    </w:p>
    <w:p w:rsidR="00EC5A77" w:rsidRDefault="1C1707CE" w14:paraId="08A7EDF2" w14:textId="77777777">
      <w:r>
        <w:t>No requirements models are included in this specification.</w:t>
      </w:r>
      <w:commentRangeEnd w:id="160"/>
      <w:r w:rsidR="00EC5A77">
        <w:rPr>
          <w:rStyle w:val="CommentReference"/>
        </w:rPr>
        <w:commentReference w:id="160"/>
      </w:r>
      <w:commentRangeEnd w:id="161"/>
      <w:r w:rsidR="00EC5A77">
        <w:rPr>
          <w:rStyle w:val="CommentReference"/>
        </w:rPr>
        <w:commentReference w:id="161"/>
      </w:r>
    </w:p>
    <w:p w:rsidR="00E54999" w:rsidRDefault="00E54999" w14:paraId="12D209A1" w14:textId="77777777"/>
    <w:p w:rsidR="00E54999" w:rsidRDefault="00E54999" w14:paraId="08FF8D18" w14:textId="77777777"/>
    <w:p w:rsidR="00E54999" w:rsidRDefault="00E54999" w14:paraId="0BABDAF0" w14:textId="77777777"/>
    <w:p w:rsidR="00E54999" w:rsidRDefault="00E54999" w14:paraId="1D8B7095" w14:textId="77777777"/>
    <w:p w:rsidR="00E54999" w:rsidRDefault="00E54999" w14:paraId="15AF5737" w14:textId="77777777"/>
    <w:p w:rsidR="00E54999" w:rsidRDefault="00E54999" w14:paraId="796D5300" w14:textId="77777777"/>
    <w:p w:rsidRPr="00E54999" w:rsidR="00EC5A77" w:rsidP="00E54999" w:rsidRDefault="004545F7" w14:paraId="6A02CD3F" w14:textId="77777777">
      <w:pPr>
        <w:pStyle w:val="Heading1"/>
      </w:pPr>
      <w:bookmarkStart w:name="_Toc418500344" w:id="162"/>
      <w:r w:rsidRPr="00E54999">
        <w:t xml:space="preserve">6. </w:t>
      </w:r>
      <w:r w:rsidRPr="00E54999" w:rsidR="00E54999">
        <w:t>Sample User Interface</w:t>
      </w:r>
      <w:bookmarkEnd w:id="162"/>
    </w:p>
    <w:p w:rsidR="007B5C5A" w:rsidP="007B5C5A" w:rsidRDefault="00E54999" w14:paraId="6C59F8FB" w14:textId="77777777">
      <w:pPr>
        <w:suppressAutoHyphens w:val="0"/>
        <w:overflowPunct/>
        <w:autoSpaceDE/>
        <w:textAlignment w:val="auto"/>
        <w:rPr>
          <w:rFonts w:cs="Times New Roman"/>
          <w:color w:val="auto"/>
          <w:szCs w:val="24"/>
          <w:lang w:eastAsia="en-US"/>
        </w:rPr>
      </w:pPr>
      <w:r>
        <w:rPr>
          <w:rFonts w:cs="Times New Roman"/>
          <w:color w:val="auto"/>
          <w:szCs w:val="24"/>
          <w:lang w:eastAsia="en-US"/>
        </w:rPr>
        <w:t xml:space="preserve">The following screen demonstrate possible screens for the enhanced system. </w:t>
      </w:r>
    </w:p>
    <w:p w:rsidRPr="00E54999" w:rsidR="00E54999" w:rsidP="00E54999" w:rsidRDefault="00E54999" w14:paraId="0E33F94D" w14:textId="77777777">
      <w:pPr>
        <w:pStyle w:val="Heading2"/>
        <w:numPr>
          <w:ilvl w:val="1"/>
          <w:numId w:val="17"/>
        </w:numPr>
      </w:pPr>
      <w:r>
        <w:t>Add User Screens</w:t>
      </w:r>
    </w:p>
    <w:p w:rsidR="00E54999" w:rsidP="007B5C5A" w:rsidRDefault="00E54999" w14:paraId="22D06D7A" w14:textId="77777777">
      <w:pPr>
        <w:suppressAutoHyphens w:val="0"/>
        <w:overflowPunct/>
        <w:autoSpaceDE/>
        <w:textAlignment w:val="auto"/>
        <w:rPr>
          <w:rFonts w:cs="Times New Roman"/>
          <w:color w:val="auto"/>
          <w:szCs w:val="24"/>
          <w:lang w:eastAsia="en-US"/>
        </w:rPr>
      </w:pPr>
    </w:p>
    <w:p w:rsidR="00E54999" w:rsidP="007B5C5A" w:rsidRDefault="00E54999" w14:paraId="2791EF39" w14:textId="77777777">
      <w:pPr>
        <w:suppressAutoHyphens w:val="0"/>
        <w:overflowPunct/>
        <w:autoSpaceDE/>
        <w:textAlignment w:val="auto"/>
        <w:rPr>
          <w:rFonts w:cs="Times New Roman"/>
          <w:color w:val="auto"/>
          <w:szCs w:val="24"/>
          <w:lang w:eastAsia="en-US"/>
        </w:rPr>
      </w:pPr>
    </w:p>
    <w:p w:rsidR="00E54999" w:rsidP="684F0B85" w:rsidRDefault="00630350" w14:paraId="4D1DEFEA" w14:textId="77777777" w14:noSpellErr="1">
      <w:pPr>
        <w:suppressAutoHyphens w:val="0"/>
        <w:overflowPunct/>
        <w:autoSpaceDE/>
        <w:textAlignment w:val="auto"/>
        <w:rPr>
          <w:rFonts w:cs="Times New Roman"/>
          <w:color w:val="auto"/>
          <w:lang w:eastAsia="en-US"/>
        </w:rPr>
      </w:pPr>
      <w:commentRangeStart w:id="163"/>
      <w:commentRangeStart w:id="164"/>
      <w:commentRangeStart w:id="1878876773"/>
      <w:r>
        <w:drawing>
          <wp:inline wp14:editId="6FE438E1" wp14:anchorId="0CFDA4E6">
            <wp:extent cx="5486400" cy="4006215"/>
            <wp:effectExtent l="0" t="0" r="0" b="0"/>
            <wp:docPr id="2101382648" name="picture" title=""/>
            <wp:cNvGraphicFramePr>
              <a:graphicFrameLocks noChangeAspect="1"/>
            </wp:cNvGraphicFramePr>
            <a:graphic>
              <a:graphicData uri="http://schemas.openxmlformats.org/drawingml/2006/picture">
                <pic:pic>
                  <pic:nvPicPr>
                    <pic:cNvPr id="0" name="picture"/>
                    <pic:cNvPicPr/>
                  </pic:nvPicPr>
                  <pic:blipFill>
                    <a:blip r:embed="Rd0068d72649346f0">
                      <a:extLst xmlns:a="http://schemas.openxmlformats.org/drawingml/2006/main">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inline>
        </w:drawing>
      </w:r>
      <w:commentRangeEnd w:id="163"/>
      <w:r>
        <w:rPr>
          <w:rStyle w:val="CommentReference"/>
        </w:rPr>
        <w:commentReference w:id="163"/>
      </w:r>
      <w:commentRangeEnd w:id="164"/>
      <w:r>
        <w:rPr>
          <w:rStyle w:val="CommentReference"/>
        </w:rPr>
        <w:commentReference w:id="164"/>
      </w:r>
      <w:commentRangeEnd w:id="1878876773"/>
      <w:r>
        <w:rPr>
          <w:rStyle w:val="CommentReference"/>
        </w:rPr>
        <w:commentReference w:id="1878876773"/>
      </w:r>
    </w:p>
    <w:p w:rsidR="00A96AF7" w:rsidP="007B5C5A" w:rsidRDefault="00630350" w14:paraId="015418EA" w14:textId="77777777">
      <w:pPr>
        <w:suppressAutoHyphens w:val="0"/>
        <w:overflowPunct/>
        <w:autoSpaceDE/>
        <w:textAlignment w:val="auto"/>
        <w:rPr>
          <w:rFonts w:cs="Times New Roman"/>
          <w:color w:val="auto"/>
          <w:szCs w:val="24"/>
          <w:lang w:eastAsia="en-US"/>
        </w:rPr>
      </w:pPr>
      <w:r>
        <w:rPr>
          <w:rFonts w:cs="Times New Roman"/>
          <w:noProof/>
          <w:color w:val="auto"/>
          <w:szCs w:val="24"/>
          <w:lang w:eastAsia="en-US"/>
        </w:rPr>
        <w:lastRenderedPageBreak/>
        <w:drawing>
          <wp:inline distT="0" distB="0" distL="0" distR="0" wp14:anchorId="31BE4734" wp14:editId="07777777">
            <wp:extent cx="5481320" cy="375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1320" cy="3759200"/>
                    </a:xfrm>
                    <a:prstGeom prst="rect">
                      <a:avLst/>
                    </a:prstGeom>
                    <a:noFill/>
                    <a:ln>
                      <a:noFill/>
                    </a:ln>
                  </pic:spPr>
                </pic:pic>
              </a:graphicData>
            </a:graphic>
          </wp:inline>
        </w:drawing>
      </w:r>
    </w:p>
    <w:p w:rsidR="00E54999" w:rsidP="007B5C5A" w:rsidRDefault="00E54999" w14:paraId="72FA9128" w14:textId="77777777">
      <w:pPr>
        <w:suppressAutoHyphens w:val="0"/>
        <w:overflowPunct/>
        <w:autoSpaceDE/>
        <w:textAlignment w:val="auto"/>
        <w:rPr>
          <w:rFonts w:cs="Times New Roman"/>
          <w:color w:val="auto"/>
          <w:szCs w:val="24"/>
          <w:lang w:eastAsia="en-US"/>
        </w:rPr>
      </w:pPr>
    </w:p>
    <w:p w:rsidR="00E54999" w:rsidP="007B5C5A" w:rsidRDefault="00E54999" w14:paraId="5EFFC628" w14:textId="77777777">
      <w:pPr>
        <w:suppressAutoHyphens w:val="0"/>
        <w:overflowPunct/>
        <w:autoSpaceDE/>
        <w:textAlignment w:val="auto"/>
        <w:rPr>
          <w:rFonts w:cs="Times New Roman"/>
          <w:color w:val="auto"/>
          <w:szCs w:val="24"/>
          <w:lang w:eastAsia="en-US"/>
        </w:rPr>
      </w:pPr>
    </w:p>
    <w:p w:rsidR="00E422AA" w:rsidP="007B5C5A" w:rsidRDefault="00630350" w14:paraId="3B5828BA" w14:textId="77777777">
      <w:pPr>
        <w:suppressAutoHyphens w:val="0"/>
        <w:overflowPunct/>
        <w:autoSpaceDE/>
        <w:textAlignment w:val="auto"/>
        <w:rPr>
          <w:rFonts w:cs="Times New Roman"/>
          <w:color w:val="auto"/>
          <w:szCs w:val="24"/>
          <w:lang w:eastAsia="en-US"/>
        </w:rPr>
      </w:pPr>
      <w:r>
        <w:rPr>
          <w:rFonts w:cs="Times New Roman"/>
          <w:noProof/>
          <w:color w:val="auto"/>
          <w:szCs w:val="24"/>
          <w:lang w:eastAsia="en-US"/>
        </w:rPr>
        <w:drawing>
          <wp:inline distT="0" distB="0" distL="0" distR="0" wp14:anchorId="62F46455" wp14:editId="07777777">
            <wp:extent cx="5482590" cy="3604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2590" cy="3604260"/>
                    </a:xfrm>
                    <a:prstGeom prst="rect">
                      <a:avLst/>
                    </a:prstGeom>
                    <a:noFill/>
                    <a:ln>
                      <a:noFill/>
                    </a:ln>
                  </pic:spPr>
                </pic:pic>
              </a:graphicData>
            </a:graphic>
          </wp:inline>
        </w:drawing>
      </w:r>
    </w:p>
    <w:p w:rsidR="00E422AA" w:rsidP="007B5C5A" w:rsidRDefault="00E422AA" w14:paraId="15F7CD2A" w14:textId="77777777">
      <w:pPr>
        <w:suppressAutoHyphens w:val="0"/>
        <w:overflowPunct/>
        <w:autoSpaceDE/>
        <w:textAlignment w:val="auto"/>
        <w:rPr>
          <w:rFonts w:cs="Times New Roman"/>
          <w:color w:val="auto"/>
          <w:szCs w:val="24"/>
          <w:lang w:eastAsia="en-US"/>
        </w:rPr>
      </w:pPr>
    </w:p>
    <w:p w:rsidR="00E422AA" w:rsidP="007B5C5A" w:rsidRDefault="00E422AA" w14:paraId="381E701F" w14:textId="77777777">
      <w:pPr>
        <w:suppressAutoHyphens w:val="0"/>
        <w:overflowPunct/>
        <w:autoSpaceDE/>
        <w:textAlignment w:val="auto"/>
        <w:rPr>
          <w:rFonts w:cs="Times New Roman"/>
          <w:color w:val="auto"/>
          <w:szCs w:val="24"/>
          <w:lang w:eastAsia="en-US"/>
        </w:rPr>
      </w:pPr>
    </w:p>
    <w:p w:rsidR="00E422AA" w:rsidP="007B5C5A" w:rsidRDefault="00E422AA" w14:paraId="29308EFD" w14:textId="77777777">
      <w:pPr>
        <w:suppressAutoHyphens w:val="0"/>
        <w:overflowPunct/>
        <w:autoSpaceDE/>
        <w:textAlignment w:val="auto"/>
        <w:rPr>
          <w:rFonts w:cs="Times New Roman"/>
          <w:color w:val="auto"/>
          <w:szCs w:val="24"/>
          <w:lang w:eastAsia="en-US"/>
        </w:rPr>
      </w:pPr>
    </w:p>
    <w:p w:rsidRPr="00E54999" w:rsidR="00E422AA" w:rsidP="00E422AA" w:rsidRDefault="00E422AA" w14:paraId="5133529D" w14:textId="77777777">
      <w:pPr>
        <w:pStyle w:val="Heading2"/>
        <w:numPr>
          <w:ilvl w:val="1"/>
          <w:numId w:val="17"/>
        </w:numPr>
      </w:pPr>
      <w:r>
        <w:t>Add Student to a Course</w:t>
      </w:r>
    </w:p>
    <w:p w:rsidR="00E422AA" w:rsidP="007B5C5A" w:rsidRDefault="00E422AA" w14:paraId="4AF5C464" w14:textId="77777777">
      <w:pPr>
        <w:suppressAutoHyphens w:val="0"/>
        <w:overflowPunct/>
        <w:autoSpaceDE/>
        <w:textAlignment w:val="auto"/>
        <w:rPr>
          <w:rFonts w:cs="Times New Roman"/>
          <w:color w:val="auto"/>
          <w:szCs w:val="24"/>
          <w:lang w:eastAsia="en-US"/>
        </w:rPr>
      </w:pPr>
    </w:p>
    <w:p w:rsidR="00E422AA" w:rsidP="007B5C5A" w:rsidRDefault="00630350" w14:paraId="1BCE869D" w14:textId="77777777">
      <w:pPr>
        <w:suppressAutoHyphens w:val="0"/>
        <w:overflowPunct/>
        <w:autoSpaceDE/>
        <w:textAlignment w:val="auto"/>
        <w:rPr>
          <w:rFonts w:cs="Times New Roman"/>
          <w:color w:val="auto"/>
          <w:szCs w:val="24"/>
          <w:lang w:eastAsia="en-US"/>
        </w:rPr>
      </w:pPr>
      <w:r>
        <w:rPr>
          <w:rFonts w:cs="Times New Roman"/>
          <w:noProof/>
          <w:color w:val="auto"/>
          <w:szCs w:val="24"/>
          <w:lang w:eastAsia="en-US"/>
        </w:rPr>
        <w:drawing>
          <wp:inline distT="0" distB="0" distL="0" distR="0" wp14:anchorId="6EADC474" wp14:editId="07777777">
            <wp:extent cx="5483225" cy="3555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3225" cy="3555365"/>
                    </a:xfrm>
                    <a:prstGeom prst="rect">
                      <a:avLst/>
                    </a:prstGeom>
                    <a:noFill/>
                    <a:ln>
                      <a:noFill/>
                    </a:ln>
                  </pic:spPr>
                </pic:pic>
              </a:graphicData>
            </a:graphic>
          </wp:inline>
        </w:drawing>
      </w:r>
    </w:p>
    <w:p w:rsidR="00E422AA" w:rsidP="007B5C5A" w:rsidRDefault="00E422AA" w14:paraId="4A6FA377" w14:textId="77777777">
      <w:pPr>
        <w:suppressAutoHyphens w:val="0"/>
        <w:overflowPunct/>
        <w:autoSpaceDE/>
        <w:textAlignment w:val="auto"/>
        <w:rPr>
          <w:rFonts w:cs="Times New Roman"/>
          <w:color w:val="auto"/>
          <w:szCs w:val="24"/>
          <w:lang w:eastAsia="en-US"/>
        </w:rPr>
      </w:pPr>
    </w:p>
    <w:p w:rsidR="00E422AA" w:rsidP="007B5C5A" w:rsidRDefault="00E422AA" w14:paraId="62AEDECC" w14:textId="77777777">
      <w:pPr>
        <w:suppressAutoHyphens w:val="0"/>
        <w:overflowPunct/>
        <w:autoSpaceDE/>
        <w:textAlignment w:val="auto"/>
        <w:rPr>
          <w:rFonts w:cs="Times New Roman"/>
          <w:color w:val="auto"/>
          <w:szCs w:val="24"/>
          <w:lang w:eastAsia="en-US"/>
        </w:rPr>
      </w:pPr>
    </w:p>
    <w:p w:rsidR="00E422AA" w:rsidP="007B5C5A" w:rsidRDefault="00E422AA" w14:paraId="3489016D" w14:textId="77777777">
      <w:pPr>
        <w:suppressAutoHyphens w:val="0"/>
        <w:overflowPunct/>
        <w:autoSpaceDE/>
        <w:textAlignment w:val="auto"/>
        <w:rPr>
          <w:rFonts w:cs="Times New Roman"/>
          <w:color w:val="auto"/>
          <w:szCs w:val="24"/>
          <w:lang w:eastAsia="en-US"/>
        </w:rPr>
      </w:pPr>
    </w:p>
    <w:p w:rsidR="00E422AA" w:rsidP="007B5C5A" w:rsidRDefault="00E422AA" w14:paraId="630CE642" w14:textId="77777777">
      <w:pPr>
        <w:suppressAutoHyphens w:val="0"/>
        <w:overflowPunct/>
        <w:autoSpaceDE/>
        <w:textAlignment w:val="auto"/>
        <w:rPr>
          <w:rFonts w:cs="Times New Roman"/>
          <w:color w:val="auto"/>
          <w:szCs w:val="24"/>
          <w:lang w:eastAsia="en-US"/>
        </w:rPr>
      </w:pPr>
    </w:p>
    <w:p w:rsidR="00E422AA" w:rsidP="007B5C5A" w:rsidRDefault="00630350" w14:paraId="4AB6590A" w14:textId="77777777">
      <w:pPr>
        <w:suppressAutoHyphens w:val="0"/>
        <w:overflowPunct/>
        <w:autoSpaceDE/>
        <w:textAlignment w:val="auto"/>
        <w:rPr>
          <w:rFonts w:cs="Times New Roman"/>
          <w:color w:val="auto"/>
          <w:szCs w:val="24"/>
          <w:lang w:eastAsia="en-US"/>
        </w:rPr>
      </w:pPr>
      <w:r>
        <w:rPr>
          <w:rFonts w:cs="Times New Roman"/>
          <w:noProof/>
          <w:color w:val="auto"/>
          <w:szCs w:val="24"/>
          <w:lang w:eastAsia="en-US"/>
        </w:rPr>
        <w:lastRenderedPageBreak/>
        <w:drawing>
          <wp:inline distT="0" distB="0" distL="0" distR="0" wp14:anchorId="66240D0C" wp14:editId="07777777">
            <wp:extent cx="5485130" cy="3595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5130" cy="3595370"/>
                    </a:xfrm>
                    <a:prstGeom prst="rect">
                      <a:avLst/>
                    </a:prstGeom>
                    <a:noFill/>
                    <a:ln>
                      <a:noFill/>
                    </a:ln>
                  </pic:spPr>
                </pic:pic>
              </a:graphicData>
            </a:graphic>
          </wp:inline>
        </w:drawing>
      </w:r>
    </w:p>
    <w:p w:rsidR="00E422AA" w:rsidP="007B5C5A" w:rsidRDefault="00E422AA" w14:paraId="649577DF" w14:textId="77777777">
      <w:pPr>
        <w:suppressAutoHyphens w:val="0"/>
        <w:overflowPunct/>
        <w:autoSpaceDE/>
        <w:textAlignment w:val="auto"/>
        <w:rPr>
          <w:rFonts w:cs="Times New Roman"/>
          <w:color w:val="auto"/>
          <w:szCs w:val="24"/>
          <w:lang w:eastAsia="en-US"/>
        </w:rPr>
      </w:pPr>
    </w:p>
    <w:p w:rsidR="00E422AA" w:rsidP="007B5C5A" w:rsidRDefault="00E422AA" w14:paraId="3E1930CB" w14:textId="77777777">
      <w:pPr>
        <w:suppressAutoHyphens w:val="0"/>
        <w:overflowPunct/>
        <w:autoSpaceDE/>
        <w:textAlignment w:val="auto"/>
        <w:rPr>
          <w:rFonts w:cs="Times New Roman"/>
          <w:color w:val="auto"/>
          <w:szCs w:val="24"/>
          <w:lang w:eastAsia="en-US"/>
        </w:rPr>
      </w:pPr>
    </w:p>
    <w:p w:rsidR="00E422AA" w:rsidP="007B5C5A" w:rsidRDefault="00E422AA" w14:paraId="78B49B20" w14:textId="77777777">
      <w:pPr>
        <w:suppressAutoHyphens w:val="0"/>
        <w:overflowPunct/>
        <w:autoSpaceDE/>
        <w:textAlignment w:val="auto"/>
        <w:rPr>
          <w:rFonts w:cs="Times New Roman"/>
          <w:color w:val="auto"/>
          <w:szCs w:val="24"/>
          <w:lang w:eastAsia="en-US"/>
        </w:rPr>
      </w:pPr>
    </w:p>
    <w:p w:rsidRPr="00D72A03" w:rsidR="00E422AA" w:rsidP="007B5C5A" w:rsidRDefault="00E422AA" w14:paraId="6FD1983F" w14:textId="77777777">
      <w:pPr>
        <w:suppressAutoHyphens w:val="0"/>
        <w:overflowPunct/>
        <w:autoSpaceDE/>
        <w:textAlignment w:val="auto"/>
        <w:rPr>
          <w:rFonts w:cs="Times New Roman"/>
          <w:color w:val="auto"/>
          <w:szCs w:val="24"/>
          <w:lang w:eastAsia="en-US"/>
        </w:rPr>
      </w:pPr>
    </w:p>
    <w:p w:rsidR="00EC5A77" w:rsidRDefault="004545F7" w14:paraId="293C1457" w14:textId="77777777">
      <w:pPr>
        <w:pStyle w:val="Heading1"/>
      </w:pPr>
      <w:bookmarkStart w:name="_Toc418500345" w:id="165"/>
      <w:r>
        <w:t xml:space="preserve">7. </w:t>
      </w:r>
      <w:r w:rsidR="00EC5A77">
        <w:t>Future Enhancements (FE)</w:t>
      </w:r>
      <w:bookmarkEnd w:id="165"/>
    </w:p>
    <w:p w:rsidR="005332AB" w:rsidP="000A0E69" w:rsidRDefault="00EC5A77" w14:paraId="32681DC1" w14:textId="77777777">
      <w:r>
        <w:t xml:space="preserve">This product could be modified so that other Montana Tech programs which are accredited by ABET can use it. </w:t>
      </w:r>
      <w:r w:rsidR="005440B3">
        <w:t>This</w:t>
      </w:r>
      <w:r w:rsidR="005332AB">
        <w:t xml:space="preserve"> product </w:t>
      </w:r>
      <w:r w:rsidR="005440B3">
        <w:t>could</w:t>
      </w:r>
      <w:r w:rsidR="005332AB">
        <w:t xml:space="preserve"> </w:t>
      </w:r>
      <w:r w:rsidR="005440B3">
        <w:t xml:space="preserve">also be modified to </w:t>
      </w:r>
      <w:r w:rsidR="005332AB">
        <w:t>allow the users to upload scanned files that pertain to the metrics so digital copies of the material can be easily accessible for review and preserved.</w:t>
      </w:r>
    </w:p>
    <w:sectPr w:rsidR="005332AB">
      <w:headerReference w:type="even" r:id="rId35"/>
      <w:headerReference w:type="default" r:id="rId36"/>
      <w:footerReference w:type="even" r:id="rId37"/>
      <w:footerReference w:type="default" r:id="rId38"/>
      <w:headerReference w:type="first" r:id="rId39"/>
      <w:footerReference w:type="first" r:id="rId40"/>
      <w:pgSz w:w="12240" w:h="15840" w:orient="portrait"/>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nitials="LN" w:author="Lewis, Nathaniel" w:date="2017-09-10T00:13:00Z" w:id="2">
    <w:p w:rsidR="002B4191" w:rsidRDefault="002B4191" w14:paraId="5992288D" w14:textId="68B9960E">
      <w:pPr>
        <w:pStyle w:val="CommentText"/>
      </w:pPr>
      <w:r>
        <w:rPr>
          <w:rStyle w:val="CommentReference"/>
        </w:rPr>
        <w:annotationRef/>
      </w:r>
      <w:r>
        <w:t xml:space="preserve">This can be kept for the most part, just reworded to include the entire campus and the </w:t>
      </w:r>
      <w:proofErr w:type="gramStart"/>
      <w:r>
        <w:t>North West</w:t>
      </w:r>
      <w:proofErr w:type="gramEnd"/>
      <w:r>
        <w:t xml:space="preserve"> standards</w:t>
      </w:r>
    </w:p>
    <w:p w:rsidR="002B4191" w:rsidRDefault="002B4191" w14:paraId="17D1CABC" w14:textId="1957DAE5">
      <w:pPr>
        <w:pStyle w:val="CommentText"/>
      </w:pPr>
    </w:p>
  </w:comment>
  <w:comment w:initials="LN" w:author="Lewis, Nathaniel" w:date="2017-09-10T00:15:00Z" w:id="4">
    <w:p w:rsidR="002B4191" w:rsidRDefault="002B4191" w14:paraId="208AA28C" w14:textId="7600AAC8">
      <w:pPr>
        <w:pStyle w:val="CommentText"/>
      </w:pPr>
      <w:r>
        <w:rPr>
          <w:rStyle w:val="CommentReference"/>
        </w:rPr>
        <w:annotationRef/>
      </w:r>
      <w:r>
        <w:t>If this is required, we can copy it directly. If it's not required, I don't see why it's included.</w:t>
      </w:r>
    </w:p>
  </w:comment>
  <w:comment w:initials="AJ" w:author="Anderson, Jesse" w:date="2017-09-11T17:42:00Z" w:id="5">
    <w:p w:rsidR="002B4191" w:rsidRDefault="002B4191" w14:paraId="4458DB8D" w14:textId="257C29F6">
      <w:pPr>
        <w:pStyle w:val="CommentText"/>
      </w:pPr>
      <w:r>
        <w:rPr>
          <w:rStyle w:val="CommentReference"/>
        </w:rPr>
        <w:annotationRef/>
      </w:r>
      <w:r>
        <w:t>I see no point in this personally</w:t>
      </w:r>
    </w:p>
  </w:comment>
  <w:comment w:initials="LN" w:author="Lewis, Nathaniel" w:date="2017-09-10T00:16:00Z" w:id="6">
    <w:p w:rsidR="002B4191" w:rsidRDefault="002B4191" w14:paraId="59A6FB1C" w14:textId="35F388CD">
      <w:pPr>
        <w:pStyle w:val="CommentText"/>
      </w:pPr>
      <w:r>
        <w:rPr>
          <w:rStyle w:val="CommentReference"/>
        </w:rPr>
        <w:annotationRef/>
      </w:r>
      <w:r>
        <w:t>Maybe just cause it's late, but this makes 0 sense to me.</w:t>
      </w:r>
    </w:p>
  </w:comment>
  <w:comment w:initials="LN" w:author="Lewis, Nathaniel" w:date="2017-09-10T00:16:00Z" w:id="8">
    <w:p w:rsidR="002B4191" w:rsidRDefault="002B4191" w14:paraId="014FF2B7" w14:textId="355898D8">
      <w:pPr>
        <w:pStyle w:val="CommentText"/>
      </w:pPr>
      <w:r>
        <w:rPr>
          <w:rStyle w:val="CommentReference"/>
        </w:rPr>
        <w:annotationRef/>
      </w:r>
      <w:r>
        <w:t xml:space="preserve">Seriously though, thank </w:t>
      </w:r>
      <w:proofErr w:type="gramStart"/>
      <w:r>
        <w:t>god</w:t>
      </w:r>
      <w:proofErr w:type="gramEnd"/>
      <w:r>
        <w:t xml:space="preserve"> they already have this.</w:t>
      </w:r>
    </w:p>
  </w:comment>
  <w:comment w:initials="AJ" w:author="Anderson, Jesse" w:date="2017-09-11T17:46:00Z" w:id="9">
    <w:p w:rsidR="002B4191" w:rsidRDefault="002B4191" w14:paraId="5A29EE21" w14:textId="78D34EE4">
      <w:pPr>
        <w:pStyle w:val="CommentText"/>
      </w:pPr>
      <w:r>
        <w:rPr>
          <w:rStyle w:val="CommentReference"/>
        </w:rPr>
        <w:annotationRef/>
      </w:r>
      <w:r>
        <w:t>While i appreciate it exists, just glancing at it tells me it is going to need to be edited and might not be correct. I don't know how/when we will address these.</w:t>
      </w:r>
    </w:p>
  </w:comment>
  <w:comment w:initials="TB" w:author="Trevor Brooks" w:date="2017-09-13T23:05:00Z" w:id="10">
    <w:p w:rsidR="002B4191" w:rsidRDefault="002B4191" w14:paraId="49F81A8D" w14:textId="782DE2A5">
      <w:pPr>
        <w:pStyle w:val="CommentText"/>
      </w:pPr>
      <w:r>
        <w:rPr>
          <w:rStyle w:val="CommentReference"/>
        </w:rPr>
        <w:annotationRef/>
      </w:r>
      <w:r>
        <w:t>As with most of the permissions model, it will need a complete rework.</w:t>
      </w:r>
    </w:p>
  </w:comment>
  <w:comment w:initials="AJ" w:author="Anderson, Jesse" w:date="2017-09-11T17:51:00Z" w:id="14">
    <w:p w:rsidR="002B4191" w:rsidRDefault="002B4191" w14:paraId="22BFB8B6" w14:textId="4C2EB4D2">
      <w:pPr>
        <w:pStyle w:val="CommentText"/>
      </w:pPr>
      <w:r>
        <w:rPr>
          <w:rStyle w:val="CommentReference"/>
        </w:rPr>
        <w:annotationRef/>
      </w:r>
      <w:r>
        <w:t>Would like to avoid their current Data Dictionary, it's inaccurate (Proven via V&amp;V and Software Maintenance work)</w:t>
      </w:r>
    </w:p>
  </w:comment>
  <w:comment w:initials="LN" w:author="Lewis, Nathaniel" w:date="2017-09-10T00:17:00Z" w:id="16">
    <w:p w:rsidR="002B4191" w:rsidRDefault="002B4191" w14:paraId="386E071E" w14:textId="64353864">
      <w:pPr>
        <w:pStyle w:val="CommentText"/>
      </w:pPr>
      <w:r>
        <w:rPr>
          <w:rStyle w:val="CommentReference"/>
        </w:rPr>
        <w:annotationRef/>
      </w:r>
      <w:r>
        <w:t>Why are these double spaced when like nothing else is?</w:t>
      </w:r>
    </w:p>
  </w:comment>
  <w:comment w:initials="TB" w:author="Trevor Brooks" w:date="2017-09-13T23:06:00Z" w:id="17">
    <w:p w:rsidR="002B4191" w:rsidRDefault="002B4191" w14:paraId="135CB98C" w14:textId="266EBF79">
      <w:pPr>
        <w:pStyle w:val="CommentText"/>
      </w:pPr>
      <w:r>
        <w:rPr>
          <w:rStyle w:val="CommentReference"/>
        </w:rPr>
        <w:annotationRef/>
      </w:r>
      <w:r>
        <w:t>Because reasons</w:t>
      </w:r>
      <w:proofErr w:type="gramStart"/>
      <w:r>
        <w:t>…..</w:t>
      </w:r>
      <w:proofErr w:type="gramEnd"/>
    </w:p>
  </w:comment>
  <w:comment w:initials="LN" w:author="Lewis, Nathaniel" w:date="2017-09-10T00:22:00Z" w:id="23">
    <w:p w:rsidR="002B4191" w:rsidRDefault="002B4191" w14:paraId="2A0E4F75" w14:textId="775C8303">
      <w:pPr>
        <w:pStyle w:val="CommentText"/>
      </w:pPr>
      <w:r>
        <w:rPr>
          <w:rStyle w:val="CommentReference"/>
        </w:rPr>
        <w:annotationRef/>
      </w:r>
      <w:r>
        <w:t xml:space="preserve">Most of </w:t>
      </w:r>
      <w:proofErr w:type="gramStart"/>
      <w:r>
        <w:t>these  up</w:t>
      </w:r>
      <w:proofErr w:type="gramEnd"/>
      <w:r>
        <w:t xml:space="preserve"> to the Environmental Conditions look like they're directly applicable to our new version</w:t>
      </w:r>
    </w:p>
  </w:comment>
  <w:comment w:initials="LN" w:author="Lewis, Nathaniel" w:date="2017-09-10T00:27:00Z" w:id="27">
    <w:p w:rsidR="002B4191" w:rsidRDefault="002B4191" w14:paraId="381DD592" w14:textId="6EF4E798">
      <w:pPr>
        <w:pStyle w:val="CommentText"/>
      </w:pPr>
      <w:r>
        <w:rPr>
          <w:rStyle w:val="CommentReference"/>
        </w:rPr>
        <w:annotationRef/>
      </w:r>
      <w:r>
        <w:t>Would need to be reworded to be accessible by the whole campus and hosted on shared resources. Assuming there is some</w:t>
      </w:r>
    </w:p>
  </w:comment>
  <w:comment w:initials="LN" w:author="Lewis, Nathaniel" w:date="2017-09-10T00:26:00Z" w:id="29">
    <w:p w:rsidR="002B4191" w:rsidRDefault="002B4191" w14:paraId="3EEA6078" w14:textId="4BED0464">
      <w:pPr>
        <w:pStyle w:val="CommentText"/>
      </w:pPr>
      <w:r>
        <w:rPr>
          <w:rStyle w:val="CommentReference"/>
        </w:rPr>
        <w:annotationRef/>
      </w:r>
      <w:r>
        <w:t>"While we could have included everyone, we decided to say fuck them instead"</w:t>
      </w:r>
    </w:p>
  </w:comment>
  <w:comment w:initials="LN" w:author="Lewis, Nathaniel" w:date="2017-09-10T00:31:00Z" w:id="31">
    <w:p w:rsidR="002B4191" w:rsidRDefault="002B4191" w14:paraId="6AB839FA" w14:textId="3B7E6F08">
      <w:pPr>
        <w:pStyle w:val="CommentText"/>
      </w:pPr>
      <w:r>
        <w:rPr>
          <w:rStyle w:val="CommentReference"/>
        </w:rPr>
        <w:annotationRef/>
      </w:r>
      <w:r>
        <w:t>Doesn't this contradict the previous paragraphs?</w:t>
      </w:r>
    </w:p>
  </w:comment>
  <w:comment w:initials="AJ" w:author="Anderson, Jesse" w:date="2017-09-11T18:44:00Z" w:id="32">
    <w:p w:rsidR="002B4191" w:rsidRDefault="002B4191" w14:paraId="2D1AA867" w14:textId="43EE67F0">
      <w:pPr>
        <w:pStyle w:val="CommentText"/>
      </w:pPr>
      <w:r>
        <w:rPr>
          <w:rStyle w:val="CommentReference"/>
        </w:rPr>
        <w:annotationRef/>
      </w:r>
      <w:r>
        <w:t>Yes, yes it does</w:t>
      </w:r>
    </w:p>
  </w:comment>
  <w:comment w:initials="LN" w:author="Lewis, Nathaniel" w:date="2017-09-10T00:34:00Z" w:id="34">
    <w:p w:rsidR="002B4191" w:rsidRDefault="002B4191" w14:paraId="77A502D1" w14:textId="392EDBA9">
      <w:pPr>
        <w:pStyle w:val="CommentText"/>
      </w:pPr>
      <w:r>
        <w:rPr>
          <w:rStyle w:val="CommentReference"/>
        </w:rPr>
        <w:annotationRef/>
      </w:r>
      <w:r>
        <w:t>God, like, that's not even full HD....</w:t>
      </w:r>
    </w:p>
  </w:comment>
  <w:comment w:initials="TB" w:author="Trevor Brooks" w:date="2017-09-13T23:08:00Z" w:id="35">
    <w:p w:rsidR="009B169C" w:rsidRDefault="009B169C" w14:paraId="7F3744D3" w14:textId="06D0FD7A">
      <w:pPr>
        <w:pStyle w:val="CommentText"/>
      </w:pPr>
      <w:r>
        <w:rPr>
          <w:rStyle w:val="CommentReference"/>
        </w:rPr>
        <w:annotationRef/>
      </w:r>
      <w:r>
        <w:t>Likely should be fully reactive.</w:t>
      </w:r>
    </w:p>
  </w:comment>
  <w:comment w:initials="TB" w:author="Trevor Brooks" w:date="2017-09-13T23:08:00Z" w:id="36">
    <w:p w:rsidR="009B169C" w:rsidRDefault="009B169C" w14:paraId="1A98EA1E" w14:textId="0F646B23">
      <w:pPr>
        <w:pStyle w:val="CommentText"/>
      </w:pPr>
      <w:r>
        <w:rPr>
          <w:rStyle w:val="CommentReference"/>
        </w:rPr>
        <w:annotationRef/>
      </w:r>
      <w:r>
        <w:t>We should never assume this. If we check that we can’t stash cookies or use JS then the application should throw errors.</w:t>
      </w:r>
    </w:p>
    <w:p w:rsidR="009B169C" w:rsidRDefault="009B169C" w14:paraId="27F22439" w14:textId="77777777">
      <w:pPr>
        <w:pStyle w:val="CommentText"/>
      </w:pPr>
    </w:p>
    <w:p w:rsidR="009B169C" w:rsidRDefault="009B169C" w14:paraId="1A6EDBAF" w14:textId="29EE845E">
      <w:pPr>
        <w:pStyle w:val="CommentText"/>
      </w:pPr>
      <w:r>
        <w:t xml:space="preserve">I know of a few tricks to make sure that this is required to ensure validations. </w:t>
      </w:r>
      <w:proofErr w:type="gramStart"/>
      <w:r>
        <w:t>Also</w:t>
      </w:r>
      <w:proofErr w:type="gramEnd"/>
      <w:r>
        <w:t xml:space="preserve"> any client side validations should also be checked on server side BEFORE messing with the DB.</w:t>
      </w:r>
    </w:p>
  </w:comment>
  <w:comment w:initials="LN" w:author="Lewis, Nathaniel" w:date="2017-09-10T00:37:00Z" w:id="39">
    <w:p w:rsidR="002B4191" w:rsidRDefault="002B4191" w14:paraId="130AC434" w14:textId="1F8B0A24">
      <w:pPr>
        <w:pStyle w:val="CommentText"/>
      </w:pPr>
      <w:r>
        <w:rPr>
          <w:rStyle w:val="CommentReference"/>
        </w:rPr>
        <w:annotationRef/>
      </w:r>
      <w:r>
        <w:t>Need updates and additions, but it's a good starting point</w:t>
      </w:r>
    </w:p>
  </w:comment>
  <w:comment w:initials="LN" w:author="Lewis, Nathaniel" w:date="2017-09-10T00:38:00Z" w:id="40">
    <w:p w:rsidR="002B4191" w:rsidRDefault="002B4191" w14:paraId="1D50BD50" w14:textId="7A837708">
      <w:pPr>
        <w:pStyle w:val="CommentText"/>
      </w:pPr>
      <w:r>
        <w:rPr>
          <w:rStyle w:val="CommentReference"/>
        </w:rPr>
        <w:annotationRef/>
      </w:r>
      <w:r>
        <w:t>RIP</w:t>
      </w:r>
    </w:p>
  </w:comment>
  <w:comment w:initials="LN" w:author="Lewis, Nathaniel" w:date="2017-09-10T00:40:00Z" w:id="42">
    <w:p w:rsidR="002B4191" w:rsidRDefault="002B4191" w14:paraId="4EAA2B79" w14:textId="49D43C1C">
      <w:pPr>
        <w:pStyle w:val="CommentText"/>
      </w:pPr>
      <w:r>
        <w:rPr>
          <w:rStyle w:val="CommentReference"/>
        </w:rPr>
        <w:annotationRef/>
      </w:r>
      <w:r>
        <w:t>Am I missing something? There's at least 10 use cases listed in the actors, and there is only one here</w:t>
      </w:r>
    </w:p>
    <w:p w:rsidR="002B4191" w:rsidRDefault="002B4191" w14:paraId="4A353115" w14:textId="09D99E9F">
      <w:pPr>
        <w:pStyle w:val="CommentText"/>
      </w:pPr>
    </w:p>
  </w:comment>
  <w:comment w:initials="LN" w:author="Lewis, Nathaniel" w:date="2017-09-10T00:42:00Z" w:id="47">
    <w:p w:rsidR="002B4191" w:rsidRDefault="002B4191" w14:paraId="20E88DF7" w14:textId="4B063DDA">
      <w:pPr>
        <w:pStyle w:val="CommentText"/>
      </w:pPr>
      <w:r>
        <w:rPr>
          <w:rStyle w:val="CommentReference"/>
        </w:rPr>
        <w:annotationRef/>
      </w:r>
      <w:r>
        <w:t>Redundant, stated 2 lines higher</w:t>
      </w:r>
    </w:p>
    <w:p w:rsidR="002B4191" w:rsidRDefault="002B4191" w14:paraId="6A1CAFF1" w14:textId="7C59C72E">
      <w:pPr>
        <w:pStyle w:val="CommentText"/>
      </w:pPr>
    </w:p>
  </w:comment>
  <w:comment w:initials="LN" w:author="Lewis, Nathaniel" w:date="2017-09-10T00:47:00Z" w:id="53">
    <w:p w:rsidR="002B4191" w:rsidRDefault="002B4191" w14:paraId="0D2C2567" w14:textId="77CD4A83">
      <w:pPr>
        <w:pStyle w:val="CommentText"/>
      </w:pPr>
      <w:r>
        <w:rPr>
          <w:rStyle w:val="CommentReference"/>
        </w:rPr>
        <w:annotationRef/>
      </w:r>
      <w:r>
        <w:t>He headers should be larger or more noticeable than other parts of the doc</w:t>
      </w:r>
    </w:p>
  </w:comment>
  <w:comment w:initials="LN" w:author="Lewis, Nathaniel" w:date="2017-09-10T00:55:00Z" w:id="57">
    <w:p w:rsidR="002B4191" w:rsidRDefault="002B4191" w14:paraId="6562A8B4" w14:textId="37F6A696">
      <w:pPr>
        <w:pStyle w:val="CommentText"/>
      </w:pPr>
      <w:r>
        <w:rPr>
          <w:rStyle w:val="CommentReference"/>
        </w:rPr>
        <w:annotationRef/>
      </w:r>
      <w:proofErr w:type="gramStart"/>
      <w:r>
        <w:t>So</w:t>
      </w:r>
      <w:proofErr w:type="gramEnd"/>
      <w:r>
        <w:t xml:space="preserve"> are they still visible, just not editable?</w:t>
      </w:r>
    </w:p>
  </w:comment>
  <w:comment w:initials="TB" w:author="Trevor Brooks" w:date="2017-09-13T23:11:00Z" w:id="58">
    <w:p w:rsidR="006A5BC0" w:rsidRDefault="006A5BC0" w14:paraId="1DEC3F33" w14:textId="41FFE200">
      <w:pPr>
        <w:pStyle w:val="CommentText"/>
      </w:pPr>
      <w:r>
        <w:rPr>
          <w:rStyle w:val="CommentReference"/>
        </w:rPr>
        <w:annotationRef/>
      </w:r>
      <w:r>
        <w:t xml:space="preserve">The way I read this is that they are in the DB but not displayed anywhere else. This is a data integrity nightmare due to primary keys, but data integrity was never </w:t>
      </w:r>
      <w:proofErr w:type="spellStart"/>
      <w:r>
        <w:t>AbOut’s</w:t>
      </w:r>
      <w:proofErr w:type="spellEnd"/>
      <w:r>
        <w:t xml:space="preserve"> strong point.</w:t>
      </w:r>
    </w:p>
  </w:comment>
  <w:comment w:initials="LN" w:author="Lewis, Nathaniel" w:date="2017-09-10T01:04:00Z" w:id="67">
    <w:p w:rsidR="002B4191" w:rsidRDefault="002B4191" w14:paraId="5D546ADA" w14:textId="1F5E852B">
      <w:pPr>
        <w:pStyle w:val="CommentText"/>
      </w:pPr>
      <w:r>
        <w:rPr>
          <w:rStyle w:val="CommentReference"/>
        </w:rPr>
        <w:annotationRef/>
      </w:r>
      <w:r>
        <w:t>If an outcome is edited after a class is judged to have met it, doesn't that class have to be reevaluated? Impossible in practice if you have large amounts of historical data, just thought the data may become slightly inaccurate over time given small changes to the outcomes.</w:t>
      </w:r>
    </w:p>
  </w:comment>
  <w:comment w:initials="TB" w:author="Trevor Brooks" w:date="2017-09-13T23:12:00Z" w:id="68">
    <w:p w:rsidR="006A5BC0" w:rsidRDefault="006A5BC0" w14:paraId="108DE89A" w14:textId="598570D5">
      <w:pPr>
        <w:pStyle w:val="CommentText"/>
      </w:pPr>
      <w:r>
        <w:rPr>
          <w:rStyle w:val="CommentReference"/>
        </w:rPr>
        <w:annotationRef/>
      </w:r>
      <w:r>
        <w:t xml:space="preserve">This is a good point. I was thinking of this after Bryce’s comments on 9/12. One thing we will have to do is track multiple revisions of each outcome for historical reasons. (ex. Changes to outcome CAC-a should create a new entry in the DB for new classes while keeping the old one available.) This will be an interesting issue to solve. Especially since certain instructors may wish to use older versions of </w:t>
      </w:r>
      <w:proofErr w:type="gramStart"/>
      <w:r>
        <w:t>a</w:t>
      </w:r>
      <w:proofErr w:type="gramEnd"/>
      <w:r>
        <w:t xml:space="preserve"> outcome, etc.</w:t>
      </w:r>
    </w:p>
  </w:comment>
  <w:comment w:initials="TB" w:author="Trevor Brooks" w:date="2017-09-13T23:27:00Z" w:id="85">
    <w:p w:rsidR="00135974" w:rsidRDefault="00135974" w14:paraId="001BE12E" w14:textId="006ADD89">
      <w:pPr>
        <w:pStyle w:val="CommentText"/>
      </w:pPr>
      <w:r>
        <w:rPr>
          <w:rStyle w:val="CommentReference"/>
        </w:rPr>
        <w:annotationRef/>
      </w:r>
      <w:r>
        <w:t xml:space="preserve">Students being tied to a course is interesting. This creates FERPA issues, </w:t>
      </w:r>
      <w:r w:rsidR="00841DD6">
        <w:t>and was specifically refuted during the intro presentation, but I know instructors like Celia rely on this functionality.</w:t>
      </w:r>
    </w:p>
  </w:comment>
  <w:comment w:initials="LN" w:author="Lewis, Nathaniel" w:date="2017-09-10T01:12:00Z" w:id="89">
    <w:p w:rsidR="002B4191" w:rsidRDefault="002B4191" w14:paraId="5C3B4667" w14:textId="220CBC90">
      <w:pPr>
        <w:pStyle w:val="CommentText"/>
      </w:pPr>
      <w:r>
        <w:rPr>
          <w:rStyle w:val="CommentReference"/>
        </w:rPr>
        <w:annotationRef/>
      </w:r>
      <w:r>
        <w:t>Needs rewording to apply to any student not taking a course in their declared major</w:t>
      </w:r>
    </w:p>
  </w:comment>
  <w:comment w:initials="TB" w:author="Trevor Brooks" w:date="2017-09-13T23:15:00Z" w:id="90">
    <w:p w:rsidR="001E5255" w:rsidRDefault="001E5255" w14:paraId="5662F329" w14:textId="1E07B98C">
      <w:pPr>
        <w:pStyle w:val="CommentText"/>
      </w:pPr>
      <w:r>
        <w:rPr>
          <w:rStyle w:val="CommentReference"/>
        </w:rPr>
        <w:annotationRef/>
      </w:r>
      <w:r>
        <w:t>This may be a good elicitation question. This can seem somewhat dodgy and not necessarily tell the whole story of a class. (About deleting a student if they failed.)</w:t>
      </w:r>
    </w:p>
  </w:comment>
  <w:comment w:initials="LN" w:author="Lewis, Nathaniel" w:date="2017-09-10T01:19:00Z" w:id="109">
    <w:p w:rsidR="002B4191" w:rsidRDefault="002B4191" w14:paraId="0A8DC0E8" w14:textId="55D259B0">
      <w:pPr>
        <w:pStyle w:val="CommentText"/>
      </w:pPr>
      <w:r>
        <w:rPr>
          <w:rStyle w:val="CommentReference"/>
        </w:rPr>
        <w:annotationRef/>
      </w:r>
      <w:r>
        <w:t>I don't understand the difference between these.</w:t>
      </w:r>
    </w:p>
  </w:comment>
  <w:comment w:initials="TB" w:author="Trevor Brooks" w:date="2017-09-13T23:23:00Z" w:id="125">
    <w:p w:rsidR="00205956" w:rsidRDefault="00205956" w14:paraId="756F5CB4" w14:textId="15043DDD">
      <w:pPr>
        <w:pStyle w:val="CommentText"/>
      </w:pPr>
      <w:r>
        <w:rPr>
          <w:rStyle w:val="CommentReference"/>
        </w:rPr>
        <w:annotationRef/>
      </w:r>
      <w:r>
        <w:t xml:space="preserve">Due to </w:t>
      </w:r>
      <w:proofErr w:type="gramStart"/>
      <w:r w:rsidR="00312658">
        <w:t>expandability</w:t>
      </w:r>
      <w:proofErr w:type="gramEnd"/>
      <w:r>
        <w:t xml:space="preserve"> this should be set either per department and outcome set, or should be specifically set per outcome.</w:t>
      </w:r>
    </w:p>
    <w:p w:rsidR="00205956" w:rsidRDefault="00205956" w14:paraId="731A96A8" w14:textId="77777777">
      <w:pPr>
        <w:pStyle w:val="CommentText"/>
      </w:pPr>
    </w:p>
    <w:p w:rsidR="00205956" w:rsidRDefault="00205956" w14:paraId="09DEB58D" w14:textId="65CA1C89">
      <w:pPr>
        <w:pStyle w:val="CommentText"/>
      </w:pPr>
      <w:r>
        <w:t xml:space="preserve">This being hard coded at all is </w:t>
      </w:r>
      <w:r w:rsidR="00312658">
        <w:t>cringe worthy</w:t>
      </w:r>
      <w:r>
        <w:t>.</w:t>
      </w:r>
    </w:p>
  </w:comment>
  <w:comment w:initials="TB" w:author="Trevor Brooks" w:date="2017-09-13T23:17:00Z" w:id="133">
    <w:p w:rsidR="001E5255" w:rsidRDefault="001E5255" w14:paraId="2965EA9B" w14:textId="4CD5ED8C">
      <w:pPr>
        <w:pStyle w:val="CommentText"/>
      </w:pPr>
      <w:r>
        <w:rPr>
          <w:rStyle w:val="CommentReference"/>
        </w:rPr>
        <w:annotationRef/>
      </w:r>
      <w:r>
        <w:t>These were specifically refuted by Bryce. No direct student information should be in the system. This could be an interesting bit for tracking different scores. Likely means data will be a table not tied to anything other than the course.</w:t>
      </w:r>
    </w:p>
  </w:comment>
  <w:comment w:initials="TB" w:author="Trevor Brooks" w:date="2017-09-13T23:18:00Z" w:id="136">
    <w:p w:rsidR="001E5255" w:rsidRDefault="001E5255" w14:paraId="4606EAA0" w14:textId="1D085FE7">
      <w:pPr>
        <w:pStyle w:val="CommentText"/>
      </w:pPr>
      <w:r>
        <w:rPr>
          <w:rStyle w:val="CommentReference"/>
        </w:rPr>
        <w:annotationRef/>
      </w:r>
      <w:r>
        <w:t>Should likely be moved to HTML5</w:t>
      </w:r>
    </w:p>
  </w:comment>
  <w:comment w:initials="TB" w:author="Trevor Brooks" w:date="2017-09-13T23:18:00Z" w:id="137">
    <w:p w:rsidR="001E5255" w:rsidRDefault="001E5255" w14:paraId="6553DFC8" w14:textId="329EC08E">
      <w:pPr>
        <w:pStyle w:val="CommentText"/>
      </w:pPr>
      <w:r>
        <w:rPr>
          <w:rStyle w:val="CommentReference"/>
        </w:rPr>
        <w:annotationRef/>
      </w:r>
      <w:r>
        <w:t>Should likely be CSS 3 or 4.</w:t>
      </w:r>
    </w:p>
  </w:comment>
  <w:comment w:initials="TB" w:author="Trevor Brooks" w:date="2017-09-13T23:18:00Z" w:id="142">
    <w:p w:rsidR="001E5255" w:rsidRDefault="001E5255" w14:paraId="0F4DE866" w14:textId="3A4F7C4A">
      <w:pPr>
        <w:pStyle w:val="CommentText"/>
      </w:pPr>
      <w:r>
        <w:rPr>
          <w:rStyle w:val="CommentReference"/>
        </w:rPr>
        <w:annotationRef/>
      </w:r>
      <w:r>
        <w:t xml:space="preserve">6 seconds </w:t>
      </w:r>
      <w:proofErr w:type="gramStart"/>
      <w:r>
        <w:t>is  a</w:t>
      </w:r>
      <w:proofErr w:type="gramEnd"/>
      <w:r>
        <w:t xml:space="preserve"> </w:t>
      </w:r>
      <w:proofErr w:type="spellStart"/>
      <w:r>
        <w:t>veeeery</w:t>
      </w:r>
      <w:proofErr w:type="spellEnd"/>
      <w:r>
        <w:t xml:space="preserve"> long time in the web world. The only thing that should remotely take this long is generation of very large department reports spanning multiple years.</w:t>
      </w:r>
    </w:p>
  </w:comment>
  <w:comment w:initials="LN" w:author="Lewis, Nathaniel" w:date="2017-09-10T01:27:00Z" w:id="149">
    <w:p w:rsidR="002B4191" w:rsidRDefault="002B4191" w14:paraId="0BDFD261" w14:textId="22441B2F">
      <w:pPr>
        <w:pStyle w:val="CommentText"/>
      </w:pPr>
      <w:r>
        <w:rPr>
          <w:rStyle w:val="CommentReference"/>
        </w:rPr>
        <w:annotationRef/>
      </w:r>
      <w:r>
        <w:t>Yeah this is pretty obvious</w:t>
      </w:r>
    </w:p>
  </w:comment>
  <w:comment w:initials="TB" w:author="Trevor Brooks" w:date="2017-09-13T23:19:00Z" w:id="150">
    <w:p w:rsidR="001E5255" w:rsidRDefault="001E5255" w14:paraId="6C3E0136" w14:textId="14190025">
      <w:pPr>
        <w:pStyle w:val="CommentText"/>
      </w:pPr>
      <w:r>
        <w:rPr>
          <w:rStyle w:val="CommentReference"/>
        </w:rPr>
        <w:annotationRef/>
      </w:r>
      <w:r>
        <w:t>SAVAGE!!!!</w:t>
      </w:r>
    </w:p>
  </w:comment>
  <w:comment w:initials="TB" w:author="Trevor Brooks" w:date="2017-09-13T23:19:00Z" w:id="151">
    <w:p w:rsidR="001E5255" w:rsidRDefault="001E5255" w14:paraId="1E2746F0" w14:textId="1BDBB4B0">
      <w:pPr>
        <w:pStyle w:val="CommentText"/>
      </w:pPr>
      <w:r>
        <w:rPr>
          <w:rStyle w:val="CommentReference"/>
        </w:rPr>
        <w:annotationRef/>
      </w:r>
      <w:r>
        <w:t>As a side note though, a TDD / Test suite requirement should be placed here.</w:t>
      </w:r>
    </w:p>
  </w:comment>
  <w:comment w:initials="TB" w:author="Trevor Brooks" w:date="2017-09-13T23:20:00Z" w:id="154">
    <w:p w:rsidR="001E5255" w:rsidRDefault="001E5255" w14:paraId="56AF93E3" w14:textId="4B5DBF8D">
      <w:pPr>
        <w:pStyle w:val="CommentText"/>
      </w:pPr>
      <w:r>
        <w:rPr>
          <w:rStyle w:val="CommentReference"/>
        </w:rPr>
        <w:annotationRef/>
      </w:r>
      <w:r>
        <w:t>This should now be expandable to more than one department, more than one school, and a varied set of outcomes and outcome sets.</w:t>
      </w:r>
    </w:p>
  </w:comment>
  <w:comment w:initials="LN" w:author="Lewis, Nathaniel" w:date="2017-09-10T01:28:00Z" w:id="160">
    <w:p w:rsidR="002B4191" w:rsidRDefault="002B4191" w14:paraId="05054A58" w14:textId="1DDCDEFA">
      <w:pPr>
        <w:pStyle w:val="CommentText"/>
      </w:pPr>
      <w:r>
        <w:rPr>
          <w:rStyle w:val="CommentReference"/>
        </w:rPr>
        <w:annotationRef/>
      </w:r>
      <w:r>
        <w:t>I feel like a lot of these requirements are pretty good. Maybe we could start by sending the people we want to elicit requirements from a list that pertains to them? Or elicit new information and see how it compares to the older requirements?</w:t>
      </w:r>
    </w:p>
  </w:comment>
  <w:comment w:initials="AJ" w:author="Anderson, Jesse" w:date="2017-09-11T18:57:00Z" w:id="161">
    <w:p w:rsidR="002B4191" w:rsidRDefault="002B4191" w14:paraId="341D84D5" w14:textId="7E7F10DD">
      <w:pPr>
        <w:pStyle w:val="CommentText"/>
      </w:pPr>
      <w:r>
        <w:rPr>
          <w:rStyle w:val="CommentReference"/>
        </w:rPr>
        <w:annotationRef/>
      </w:r>
      <w:r>
        <w:t>I currently don't like the requirements here specifically due to their structure (it has a design model to it instead of just requirements) and this could influence our design in a negative way as this isn't the designing stage anyway.</w:t>
      </w:r>
    </w:p>
  </w:comment>
  <w:comment w:initials="LN" w:author="Lewis, Nathaniel" w:date="2017-09-10T01:30:00Z" w:id="163">
    <w:p w:rsidR="002B4191" w:rsidRDefault="002B4191" w14:paraId="511E26E8" w14:textId="129F4157">
      <w:pPr>
        <w:pStyle w:val="CommentText"/>
      </w:pPr>
      <w:r>
        <w:rPr>
          <w:rStyle w:val="CommentReference"/>
        </w:rPr>
        <w:annotationRef/>
      </w:r>
      <w:r>
        <w:t>Who inserts screenshots of their browser for an official document with tabs open and a plethora of buttons?</w:t>
      </w:r>
    </w:p>
  </w:comment>
  <w:comment w:initials="TB" w:author="Trevor Brooks" w:date="2017-09-13T23:21:00Z" w:id="164">
    <w:p w:rsidR="006D4AF2" w:rsidRDefault="006D4AF2" w14:paraId="61EFCD0F" w14:textId="1509B796">
      <w:pPr>
        <w:pStyle w:val="CommentText"/>
      </w:pPr>
      <w:r>
        <w:rPr>
          <w:rStyle w:val="CommentReference"/>
        </w:rPr>
        <w:annotationRef/>
      </w:r>
      <w:proofErr w:type="gramStart"/>
      <w:r>
        <w:t>Apparently</w:t>
      </w:r>
      <w:proofErr w:type="gramEnd"/>
      <w:r>
        <w:t xml:space="preserve"> Mac Sutherland.</w:t>
      </w:r>
    </w:p>
  </w:comment>
  <w:comment w:initials="LN" w:author="Lewis, Nathaniel" w:date="2017-09-18T08:43:02" w:id="1878876773">
    <w:p w:rsidR="684F0B85" w:rsidRDefault="684F0B85" w14:paraId="4C864E4D" w14:textId="05EB86E8">
      <w:pPr>
        <w:pStyle w:val="CommentText"/>
      </w:pPr>
      <w:r>
        <w:rPr>
          <w:rStyle w:val="CommentReference"/>
        </w:rPr>
        <w:annotationRef/>
      </w:r>
      <w:r>
        <w:t>But I mean, he could have just cropped the images in paint. It would have taken all of 2 minutes.</w:t>
      </w:r>
    </w:p>
  </w:comment>
  <w:comment w:initials="AE" w:author="Alduraiweesh, Abdulrahman E" w:date="2017-09-21T11:19:25" w:id="959297249">
    <w:p w:rsidR="5C01FD06" w:rsidRDefault="5C01FD06" w14:paraId="1038DA83" w14:textId="35AA7D9A">
      <w:pPr>
        <w:pStyle w:val="CommentText"/>
      </w:pPr>
      <w:r>
        <w:rPr>
          <w:rStyle w:val="CommentReference"/>
        </w:rPr>
        <w:annotationRef/>
      </w:r>
      <w:r>
        <w:t>reworded</w:t>
      </w:r>
    </w:p>
  </w:comment>
</w:comments>
</file>

<file path=word/commentsExtended.xml><?xml version="1.0" encoding="utf-8"?>
<w15:commentsEx xmlns:mc="http://schemas.openxmlformats.org/markup-compatibility/2006" xmlns:w15="http://schemas.microsoft.com/office/word/2012/wordml" mc:Ignorable="w15">
  <w15:commentEx w15:done="0" w15:paraId="17D1CABC"/>
  <w15:commentEx w15:done="0" w15:paraId="208AA28C"/>
  <w15:commentEx w15:done="0" w15:paraId="4458DB8D" w15:paraIdParent="208AA28C"/>
  <w15:commentEx w15:done="0" w15:paraId="59A6FB1C"/>
  <w15:commentEx w15:done="0" w15:paraId="014FF2B7"/>
  <w15:commentEx w15:done="0" w15:paraId="5A29EE21" w15:paraIdParent="014FF2B7"/>
  <w15:commentEx w15:done="0" w15:paraId="49F81A8D" w15:paraIdParent="014FF2B7"/>
  <w15:commentEx w15:done="0" w15:paraId="22BFB8B6"/>
  <w15:commentEx w15:done="0" w15:paraId="386E071E"/>
  <w15:commentEx w15:done="0" w15:paraId="135CB98C" w15:paraIdParent="386E071E"/>
  <w15:commentEx w15:done="0" w15:paraId="2A0E4F75"/>
  <w15:commentEx w15:done="0" w15:paraId="381DD592"/>
  <w15:commentEx w15:done="0" w15:paraId="3EEA6078"/>
  <w15:commentEx w15:done="0" w15:paraId="6AB839FA"/>
  <w15:commentEx w15:done="0" w15:paraId="2D1AA867" w15:paraIdParent="6AB839FA"/>
  <w15:commentEx w15:done="0" w15:paraId="77A502D1"/>
  <w15:commentEx w15:done="0" w15:paraId="7F3744D3" w15:paraIdParent="77A502D1"/>
  <w15:commentEx w15:done="0" w15:paraId="1A6EDBAF"/>
  <w15:commentEx w15:done="0" w15:paraId="130AC434"/>
  <w15:commentEx w15:done="0" w15:paraId="1D50BD50"/>
  <w15:commentEx w15:done="0" w15:paraId="4A353115"/>
  <w15:commentEx w15:done="0" w15:paraId="6A1CAFF1"/>
  <w15:commentEx w15:done="0" w15:paraId="0D2C2567"/>
  <w15:commentEx w15:done="0" w15:paraId="6562A8B4"/>
  <w15:commentEx w15:done="0" w15:paraId="1DEC3F33" w15:paraIdParent="6562A8B4"/>
  <w15:commentEx w15:done="0" w15:paraId="5D546ADA"/>
  <w15:commentEx w15:done="0" w15:paraId="108DE89A" w15:paraIdParent="5D546ADA"/>
  <w15:commentEx w15:done="0" w15:paraId="001BE12E"/>
  <w15:commentEx w15:done="0" w15:paraId="5C3B4667"/>
  <w15:commentEx w15:done="0" w15:paraId="5662F329" w15:paraIdParent="5C3B4667"/>
  <w15:commentEx w15:done="0" w15:paraId="0A8DC0E8"/>
  <w15:commentEx w15:done="0" w15:paraId="09DEB58D"/>
  <w15:commentEx w15:done="0" w15:paraId="2965EA9B"/>
  <w15:commentEx w15:done="0" w15:paraId="4606EAA0"/>
  <w15:commentEx w15:done="0" w15:paraId="6553DFC8"/>
  <w15:commentEx w15:done="0" w15:paraId="0F4DE866"/>
  <w15:commentEx w15:done="0" w15:paraId="0BDFD261"/>
  <w15:commentEx w15:done="0" w15:paraId="6C3E0136" w15:paraIdParent="0BDFD261"/>
  <w15:commentEx w15:done="0" w15:paraId="1E2746F0" w15:paraIdParent="0BDFD261"/>
  <w15:commentEx w15:done="0" w15:paraId="56AF93E3"/>
  <w15:commentEx w15:done="0" w15:paraId="05054A58"/>
  <w15:commentEx w15:done="0" w15:paraId="341D84D5" w15:paraIdParent="05054A58"/>
  <w15:commentEx w15:done="0" w15:paraId="511E26E8"/>
  <w15:commentEx w15:done="0" w15:paraId="61EFCD0F" w15:paraIdParent="511E26E8"/>
  <w15:commentEx w15:done="0" w15:paraId="4C864E4D" w15:paraIdParent="511E26E8"/>
  <w15:commentEx w15:done="0" w15:paraId="1038DA83" w15:paraIdParent="6AB839FA"/>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4191" w:rsidRDefault="002B4191" w14:paraId="07654ED9" w14:textId="77777777">
      <w:r>
        <w:separator/>
      </w:r>
    </w:p>
  </w:endnote>
  <w:endnote w:type="continuationSeparator" w:id="0">
    <w:p w:rsidR="002B4191" w:rsidRDefault="002B4191" w14:paraId="28815DB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N)">
    <w:altName w:val="Times New Roman"/>
    <w:charset w:val="00"/>
    <w:family w:val="roman"/>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191" w:rsidRDefault="002B4191" w14:paraId="63F65B22" w14:textId="77777777">
    <w:pPr>
      <w:pStyle w:val="Footer"/>
    </w:pPr>
    <w:r>
      <w:rPr>
        <w:sz w:val="16"/>
        <w:szCs w:val="16"/>
      </w:rPr>
      <w:t>AbOutSRSv4.0</w:t>
    </w:r>
    <w:r>
      <w:rPr>
        <w:sz w:val="16"/>
        <w:szCs w:val="16"/>
      </w:rPr>
      <w:tab/>
    </w:r>
    <w:r>
      <w:rPr>
        <w:sz w:val="16"/>
        <w:szCs w:val="16"/>
      </w:rPr>
      <w:tab/>
    </w:r>
    <w:r>
      <w:rPr>
        <w:sz w:val="16"/>
        <w:szCs w:val="16"/>
      </w:rPr>
      <w:t xml:space="preserve">page </w:t>
    </w:r>
    <w:r>
      <w:rPr>
        <w:sz w:val="16"/>
        <w:szCs w:val="16"/>
      </w:rPr>
      <w:fldChar w:fldCharType="begin"/>
    </w:r>
    <w:r>
      <w:rPr>
        <w:sz w:val="16"/>
        <w:szCs w:val="16"/>
      </w:rPr>
      <w:instrText xml:space="preserve"> PAGE </w:instrText>
    </w:r>
    <w:r>
      <w:rPr>
        <w:sz w:val="16"/>
        <w:szCs w:val="16"/>
      </w:rPr>
      <w:fldChar w:fldCharType="separate"/>
    </w:r>
    <w:r w:rsidR="006D4AF2">
      <w:rPr>
        <w:noProof/>
        <w:sz w:val="16"/>
        <w:szCs w:val="16"/>
      </w:rPr>
      <w:t>ii</w:t>
    </w:r>
    <w:r>
      <w:rPr>
        <w:sz w:val="16"/>
        <w:szCs w:val="16"/>
      </w:rPr>
      <w:fldChar w:fldCharType="end"/>
    </w:r>
    <w:r>
      <w:rPr>
        <w:sz w:val="16"/>
        <w:szCs w:val="16"/>
      </w:rPr>
      <w:t xml:space="preserve"> of </w:t>
    </w:r>
    <w:r>
      <w:rPr>
        <w:sz w:val="16"/>
        <w:szCs w:val="16"/>
      </w:rPr>
      <w:fldChar w:fldCharType="begin"/>
    </w:r>
    <w:r>
      <w:rPr>
        <w:sz w:val="16"/>
        <w:szCs w:val="16"/>
      </w:rPr>
      <w:instrText xml:space="preserve"> NUMPAGES \*Arabic </w:instrText>
    </w:r>
    <w:r>
      <w:rPr>
        <w:sz w:val="16"/>
        <w:szCs w:val="16"/>
      </w:rPr>
      <w:fldChar w:fldCharType="separate"/>
    </w:r>
    <w:r w:rsidR="006D4AF2">
      <w:rPr>
        <w:noProof/>
        <w:sz w:val="16"/>
        <w:szCs w:val="16"/>
      </w:rPr>
      <w:t>37</w:t>
    </w:r>
    <w:r>
      <w:rPr>
        <w:sz w:val="16"/>
        <w:szCs w:val="1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191" w:rsidRDefault="002B4191" w14:paraId="036885C5" w14:textId="77777777"/>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191" w:rsidRDefault="002B4191" w14:paraId="6D2AF004" w14:textId="77777777">
    <w:pPr>
      <w:pStyle w:val="Footer"/>
    </w:pPr>
    <w:r>
      <w:rPr>
        <w:sz w:val="16"/>
        <w:szCs w:val="16"/>
      </w:rPr>
      <w:t>AbOutSRSv4.0</w:t>
    </w:r>
    <w:r>
      <w:rPr>
        <w:sz w:val="16"/>
        <w:szCs w:val="16"/>
      </w:rPr>
      <w:tab/>
    </w:r>
    <w:r>
      <w:rPr>
        <w:sz w:val="16"/>
        <w:szCs w:val="16"/>
      </w:rPr>
      <w:tab/>
    </w:r>
    <w:r>
      <w:rPr>
        <w:sz w:val="16"/>
        <w:szCs w:val="16"/>
      </w:rPr>
      <w:t xml:space="preserve">page </w:t>
    </w:r>
    <w:r>
      <w:rPr>
        <w:sz w:val="16"/>
        <w:szCs w:val="16"/>
      </w:rPr>
      <w:fldChar w:fldCharType="begin"/>
    </w:r>
    <w:r>
      <w:rPr>
        <w:sz w:val="16"/>
        <w:szCs w:val="16"/>
      </w:rPr>
      <w:instrText xml:space="preserve"> PAGE </w:instrText>
    </w:r>
    <w:r>
      <w:rPr>
        <w:sz w:val="16"/>
        <w:szCs w:val="16"/>
      </w:rPr>
      <w:fldChar w:fldCharType="separate"/>
    </w:r>
    <w:r w:rsidR="009B169C">
      <w:rPr>
        <w:noProof/>
        <w:sz w:val="16"/>
        <w:szCs w:val="16"/>
      </w:rPr>
      <w:t>6</w:t>
    </w:r>
    <w:r>
      <w:rPr>
        <w:sz w:val="16"/>
        <w:szCs w:val="16"/>
      </w:rPr>
      <w:fldChar w:fldCharType="end"/>
    </w:r>
    <w:r>
      <w:rPr>
        <w:sz w:val="16"/>
        <w:szCs w:val="16"/>
      </w:rPr>
      <w:t xml:space="preserve"> of </w:t>
    </w:r>
    <w:r>
      <w:rPr>
        <w:sz w:val="16"/>
        <w:szCs w:val="16"/>
      </w:rPr>
      <w:fldChar w:fldCharType="begin"/>
    </w:r>
    <w:r>
      <w:rPr>
        <w:sz w:val="16"/>
        <w:szCs w:val="16"/>
      </w:rPr>
      <w:instrText xml:space="preserve"> NUMPAGES \*Arabic </w:instrText>
    </w:r>
    <w:r>
      <w:rPr>
        <w:sz w:val="16"/>
        <w:szCs w:val="16"/>
      </w:rPr>
      <w:fldChar w:fldCharType="separate"/>
    </w:r>
    <w:r w:rsidR="009B169C">
      <w:rPr>
        <w:noProof/>
        <w:sz w:val="16"/>
        <w:szCs w:val="16"/>
      </w:rPr>
      <w:t>37</w:t>
    </w:r>
    <w:r>
      <w:rPr>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191" w:rsidRDefault="002B4191" w14:paraId="6DB9A2D9" w14:textId="77777777"/>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191" w:rsidRDefault="002B4191" w14:paraId="69A17AA3" w14:textId="77777777"/>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191" w:rsidRDefault="002B4191" w14:paraId="5B336499" w14:textId="77777777">
    <w:pPr>
      <w:pStyle w:val="Footer"/>
      <w:tabs>
        <w:tab w:val="right" w:pos="8760"/>
      </w:tabs>
      <w:rPr>
        <w:sz w:val="16"/>
        <w:szCs w:val="16"/>
      </w:rPr>
    </w:pPr>
  </w:p>
  <w:p w:rsidR="002B4191" w:rsidRDefault="002B4191" w14:paraId="182BCE25" w14:textId="77777777">
    <w:pPr>
      <w:pStyle w:val="Footer"/>
      <w:tabs>
        <w:tab w:val="right" w:pos="8760"/>
      </w:tabs>
    </w:pPr>
    <w:r>
      <w:rPr>
        <w:sz w:val="16"/>
        <w:szCs w:val="16"/>
      </w:rPr>
      <w:t>AbOutSRSv3.4</w:t>
    </w:r>
    <w:r>
      <w:rPr>
        <w:sz w:val="16"/>
        <w:szCs w:val="16"/>
      </w:rPr>
      <w:tab/>
    </w:r>
    <w:r>
      <w:rPr>
        <w:sz w:val="16"/>
        <w:szCs w:val="16"/>
      </w:rPr>
      <w:tab/>
    </w:r>
    <w:r>
      <w:rPr>
        <w:sz w:val="16"/>
        <w:szCs w:val="16"/>
      </w:rPr>
      <w:t xml:space="preserve">page </w:t>
    </w:r>
    <w:r>
      <w:rPr>
        <w:sz w:val="16"/>
        <w:szCs w:val="16"/>
      </w:rPr>
      <w:fldChar w:fldCharType="begin"/>
    </w:r>
    <w:r>
      <w:rPr>
        <w:sz w:val="16"/>
        <w:szCs w:val="16"/>
      </w:rPr>
      <w:instrText xml:space="preserve"> PAGE </w:instrText>
    </w:r>
    <w:r>
      <w:rPr>
        <w:sz w:val="16"/>
        <w:szCs w:val="16"/>
      </w:rPr>
      <w:fldChar w:fldCharType="separate"/>
    </w:r>
    <w:r w:rsidR="00841DD6">
      <w:rPr>
        <w:noProof/>
        <w:sz w:val="16"/>
        <w:szCs w:val="16"/>
      </w:rPr>
      <w:t>22</w:t>
    </w:r>
    <w:r>
      <w:rPr>
        <w:sz w:val="16"/>
        <w:szCs w:val="16"/>
      </w:rPr>
      <w:fldChar w:fldCharType="end"/>
    </w:r>
    <w:r>
      <w:rPr>
        <w:sz w:val="16"/>
        <w:szCs w:val="16"/>
      </w:rPr>
      <w:t xml:space="preserve"> of </w:t>
    </w:r>
    <w:r>
      <w:rPr>
        <w:sz w:val="16"/>
        <w:szCs w:val="16"/>
      </w:rPr>
      <w:fldChar w:fldCharType="begin"/>
    </w:r>
    <w:r>
      <w:rPr>
        <w:sz w:val="16"/>
        <w:szCs w:val="16"/>
      </w:rPr>
      <w:instrText xml:space="preserve"> NUMPAGES \*Arabic </w:instrText>
    </w:r>
    <w:r>
      <w:rPr>
        <w:sz w:val="16"/>
        <w:szCs w:val="16"/>
      </w:rPr>
      <w:fldChar w:fldCharType="separate"/>
    </w:r>
    <w:r w:rsidR="00841DD6">
      <w:rPr>
        <w:noProof/>
        <w:sz w:val="16"/>
        <w:szCs w:val="16"/>
      </w:rPr>
      <w:t>37</w:t>
    </w:r>
    <w:r>
      <w:rPr>
        <w:sz w:val="16"/>
        <w:szCs w:val="16"/>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191" w:rsidRDefault="002B4191" w14:paraId="37E48297" w14:textId="7777777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4191" w:rsidRDefault="002B4191" w14:paraId="2556D238" w14:textId="77777777">
      <w:r>
        <w:separator/>
      </w:r>
    </w:p>
  </w:footnote>
  <w:footnote w:type="continuationSeparator" w:id="0">
    <w:p w:rsidR="002B4191" w:rsidRDefault="002B4191" w14:paraId="7013C178" w14:textId="7777777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191" w:rsidRDefault="002B4191" w14:paraId="37CC3A7A" w14:textId="77777777">
    <w:pPr>
      <w:pStyle w:val="Header"/>
      <w:rPr>
        <w:rFonts w:ascii="Times New Roman" w:hAnsi="Times New Roman"/>
        <w:b/>
        <w:bCs/>
        <w:i/>
        <w:iCs/>
        <w:color w:val="auto"/>
      </w:rPr>
    </w:pPr>
    <w:r>
      <w:rPr>
        <w:rFonts w:ascii="Courier New" w:hAnsi="Courier New" w:cs="Courier New"/>
        <w:color w:val="auto"/>
      </w:rPr>
      <w:t>AbOut</w:t>
    </w:r>
    <w:r>
      <w:rPr>
        <w:i/>
        <w:color w:val="auto"/>
      </w:rPr>
      <w:t xml:space="preserve"> </w:t>
    </w:r>
    <w:r>
      <w:rPr>
        <w:rFonts w:ascii="Times New Roman" w:hAnsi="Times New Roman"/>
        <w:b/>
        <w:bCs/>
        <w:i/>
        <w:iCs/>
        <w:color w:val="auto"/>
      </w:rPr>
      <w:t>Software Requirements Specification</w:t>
    </w:r>
    <w:r>
      <w:rPr>
        <w:rFonts w:ascii="Times New Roman" w:hAnsi="Times New Roman"/>
        <w:b/>
        <w:bCs/>
        <w:i/>
        <w:iCs/>
        <w:color w:val="auto"/>
      </w:rPr>
      <w:tab/>
    </w:r>
    <w:r>
      <w:rPr>
        <w:rFonts w:ascii="Times New Roman" w:hAnsi="Times New Roman"/>
        <w:b/>
        <w:bCs/>
        <w:i/>
        <w:iCs/>
        <w:color w:val="auto"/>
      </w:rPr>
      <w:t>4.0    3/25/15</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191" w:rsidRDefault="002B4191" w14:paraId="2A0ABA73" w14:textId="77777777"/>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191" w:rsidRDefault="002B4191" w14:paraId="51954A11" w14:textId="77777777">
    <w:pPr>
      <w:pStyle w:val="Header"/>
      <w:rPr>
        <w:rFonts w:ascii="Times New Roman" w:hAnsi="Times New Roman"/>
        <w:b/>
        <w:bCs/>
        <w:i/>
        <w:iCs/>
        <w:color w:val="auto"/>
      </w:rPr>
    </w:pPr>
    <w:r>
      <w:rPr>
        <w:rFonts w:ascii="Courier New" w:hAnsi="Courier New" w:cs="Courier New"/>
        <w:color w:val="auto"/>
      </w:rPr>
      <w:t>AbOut</w:t>
    </w:r>
    <w:r>
      <w:rPr>
        <w:i/>
        <w:color w:val="auto"/>
      </w:rPr>
      <w:t xml:space="preserve"> </w:t>
    </w:r>
    <w:r>
      <w:rPr>
        <w:rFonts w:ascii="Times New Roman" w:hAnsi="Times New Roman"/>
        <w:b/>
        <w:bCs/>
        <w:i/>
        <w:iCs/>
        <w:color w:val="auto"/>
      </w:rPr>
      <w:t>Software Requirements Specification</w:t>
    </w:r>
    <w:r>
      <w:rPr>
        <w:rFonts w:ascii="Times New Roman" w:hAnsi="Times New Roman"/>
        <w:b/>
        <w:bCs/>
        <w:i/>
        <w:iCs/>
        <w:color w:val="auto"/>
      </w:rPr>
      <w:tab/>
    </w:r>
    <w:r>
      <w:rPr>
        <w:rFonts w:ascii="Times New Roman" w:hAnsi="Times New Roman"/>
        <w:b/>
        <w:bCs/>
        <w:i/>
        <w:iCs/>
        <w:color w:val="auto"/>
      </w:rPr>
      <w:t>4.0    3/25/15</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191" w:rsidRDefault="002B4191" w14:paraId="50897DD2" w14:textId="77777777"/>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191" w:rsidRDefault="002B4191" w14:paraId="5DADA100" w14:textId="77777777"/>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191" w:rsidRDefault="002B4191" w14:paraId="2BF0E3BB" w14:textId="77777777">
    <w:pPr>
      <w:pStyle w:val="Header"/>
      <w:rPr>
        <w:rFonts w:ascii="Times New Roman" w:hAnsi="Times New Roman"/>
        <w:b/>
        <w:bCs/>
        <w:i/>
        <w:iCs/>
        <w:color w:val="auto"/>
      </w:rPr>
    </w:pPr>
    <w:r>
      <w:rPr>
        <w:rFonts w:ascii="Courier New" w:hAnsi="Courier New" w:cs="Courier New"/>
        <w:color w:val="auto"/>
      </w:rPr>
      <w:t>AbOut</w:t>
    </w:r>
    <w:r>
      <w:rPr>
        <w:i/>
        <w:color w:val="auto"/>
      </w:rPr>
      <w:t xml:space="preserve"> </w:t>
    </w:r>
    <w:r>
      <w:rPr>
        <w:rFonts w:ascii="Times New Roman" w:hAnsi="Times New Roman"/>
        <w:b/>
        <w:bCs/>
        <w:i/>
        <w:iCs/>
        <w:color w:val="auto"/>
      </w:rPr>
      <w:t>Software Requirements Specification</w:t>
    </w:r>
    <w:r>
      <w:rPr>
        <w:rFonts w:ascii="Times New Roman" w:hAnsi="Times New Roman"/>
        <w:b/>
        <w:bCs/>
        <w:i/>
        <w:iCs/>
        <w:color w:val="auto"/>
      </w:rPr>
      <w:tab/>
    </w:r>
    <w:r>
      <w:rPr>
        <w:rFonts w:ascii="Times New Roman" w:hAnsi="Times New Roman"/>
        <w:b/>
        <w:bCs/>
        <w:i/>
        <w:iCs/>
        <w:color w:val="auto"/>
      </w:rPr>
      <w:t>3.4    2/13/14</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191" w:rsidRDefault="002B4191" w14:paraId="171979C2" w14:textId="7777777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2C088D6A"/>
    <w:lvl w:ilvl="0">
      <w:start w:val="1"/>
      <w:numFmt w:val="decimal"/>
      <w:lvlText w:val="%1"/>
      <w:lvlJc w:val="left"/>
      <w:pPr>
        <w:tabs>
          <w:tab w:val="num" w:pos="792"/>
        </w:tabs>
        <w:ind w:left="792" w:hanging="432"/>
      </w:pPr>
      <w:rPr>
        <w:rFonts w:hint="default"/>
      </w:rPr>
    </w:lvl>
    <w:lvl w:ilvl="1">
      <w:start w:val="1"/>
      <w:numFmt w:val="decimal"/>
      <w:pStyle w:val="Heading2"/>
      <w:lvlText w:val="2.%2"/>
      <w:lvlJc w:val="left"/>
      <w:pPr>
        <w:tabs>
          <w:tab w:val="num" w:pos="936"/>
        </w:tabs>
        <w:ind w:left="936" w:hanging="576"/>
      </w:pPr>
      <w:rPr>
        <w:rFonts w:hint="default"/>
      </w:rPr>
    </w:lvl>
    <w:lvl w:ilvl="2">
      <w:start w:val="1"/>
      <w:numFmt w:val="decimal"/>
      <w:pStyle w:val="Heading3"/>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pStyle w:val="Heading5"/>
      <w:lvlText w:val="%1.%2.%3.%4.%5"/>
      <w:lvlJc w:val="left"/>
      <w:pPr>
        <w:tabs>
          <w:tab w:val="num" w:pos="1368"/>
        </w:tabs>
        <w:ind w:left="1368" w:hanging="1008"/>
      </w:pPr>
      <w:rPr>
        <w:rFonts w:hint="default"/>
      </w:rPr>
    </w:lvl>
    <w:lvl w:ilvl="5">
      <w:start w:val="1"/>
      <w:numFmt w:val="decimal"/>
      <w:pStyle w:val="Heading6"/>
      <w:lvlText w:val="%1.%2.%3.%4.%5.%6"/>
      <w:lvlJc w:val="left"/>
      <w:pPr>
        <w:tabs>
          <w:tab w:val="num" w:pos="1512"/>
        </w:tabs>
        <w:ind w:left="1512" w:hanging="1152"/>
      </w:pPr>
      <w:rPr>
        <w:rFonts w:hint="default"/>
      </w:rPr>
    </w:lvl>
    <w:lvl w:ilvl="6">
      <w:start w:val="1"/>
      <w:numFmt w:val="decimal"/>
      <w:pStyle w:val="Heading7"/>
      <w:lvlText w:val="%1.%2.%3.%4.%5.%6.%7"/>
      <w:lvlJc w:val="left"/>
      <w:pPr>
        <w:tabs>
          <w:tab w:val="num" w:pos="1656"/>
        </w:tabs>
        <w:ind w:left="1656" w:hanging="1296"/>
      </w:pPr>
      <w:rPr>
        <w:rFonts w:hint="default"/>
      </w:rPr>
    </w:lvl>
    <w:lvl w:ilvl="7">
      <w:start w:val="1"/>
      <w:numFmt w:val="decimal"/>
      <w:pStyle w:val="Heading8"/>
      <w:lvlText w:val="%1.%2.%3.%4.%5.%6.%7.%8"/>
      <w:lvlJc w:val="left"/>
      <w:pPr>
        <w:tabs>
          <w:tab w:val="num" w:pos="1800"/>
        </w:tabs>
        <w:ind w:left="1800" w:hanging="1440"/>
      </w:pPr>
      <w:rPr>
        <w:rFonts w:hint="default"/>
      </w:rPr>
    </w:lvl>
    <w:lvl w:ilvl="8">
      <w:start w:val="1"/>
      <w:numFmt w:val="decimal"/>
      <w:pStyle w:val="Heading9"/>
      <w:lvlText w:val="%1.%2.%3.%4.%5.%6.%7.%8.%9"/>
      <w:lvlJc w:val="left"/>
      <w:pPr>
        <w:tabs>
          <w:tab w:val="num" w:pos="1944"/>
        </w:tabs>
        <w:ind w:left="1944" w:hanging="1584"/>
      </w:pPr>
      <w:rPr>
        <w:rFonts w:hint="default"/>
      </w:rPr>
    </w:lvl>
  </w:abstractNum>
  <w:abstractNum w:abstractNumId="1">
    <w:nsid w:val="00000002"/>
    <w:multiLevelType w:val="singleLevel"/>
    <w:tmpl w:val="00000002"/>
    <w:name w:val="WW8Num9"/>
    <w:lvl w:ilvl="0">
      <w:start w:val="1"/>
      <w:numFmt w:val="bullet"/>
      <w:lvlText w:val=""/>
      <w:lvlJc w:val="left"/>
      <w:pPr>
        <w:tabs>
          <w:tab w:val="num" w:pos="0"/>
        </w:tabs>
        <w:ind w:left="720" w:hanging="360"/>
      </w:pPr>
      <w:rPr>
        <w:rFonts w:ascii="Symbol" w:hAnsi="Symbol"/>
      </w:rPr>
    </w:lvl>
  </w:abstractNum>
  <w:abstractNum w:abstractNumId="2">
    <w:nsid w:val="00000003"/>
    <w:multiLevelType w:val="singleLevel"/>
    <w:tmpl w:val="00000003"/>
    <w:name w:val="WW8Num12"/>
    <w:lvl w:ilvl="0">
      <w:start w:val="1"/>
      <w:numFmt w:val="bullet"/>
      <w:lvlText w:val=""/>
      <w:lvlJc w:val="left"/>
      <w:pPr>
        <w:tabs>
          <w:tab w:val="num" w:pos="0"/>
        </w:tabs>
        <w:ind w:left="720" w:hanging="360"/>
      </w:pPr>
      <w:rPr>
        <w:rFonts w:ascii="Symbol" w:hAnsi="Symbol"/>
      </w:rPr>
    </w:lvl>
  </w:abstractNum>
  <w:abstractNum w:abstractNumId="3">
    <w:nsid w:val="235E179F"/>
    <w:multiLevelType w:val="multilevel"/>
    <w:tmpl w:val="EC32D302"/>
    <w:lvl w:ilvl="0">
      <w:start w:val="6"/>
      <w:numFmt w:val="decimal"/>
      <w:lvlText w:val="%1"/>
      <w:lvlJc w:val="left"/>
      <w:pPr>
        <w:ind w:left="375" w:hanging="375"/>
      </w:pPr>
      <w:rPr>
        <w:rFonts w:hint="default"/>
      </w:rPr>
    </w:lvl>
    <w:lvl w:ilvl="1">
      <w:start w:val="1"/>
      <w:numFmt w:val="decimal"/>
      <w:lvlText w:val="%1.%2"/>
      <w:lvlJc w:val="left"/>
      <w:pPr>
        <w:ind w:left="1026" w:hanging="375"/>
      </w:pPr>
      <w:rPr>
        <w:rFonts w:hint="default"/>
      </w:rPr>
    </w:lvl>
    <w:lvl w:ilvl="2">
      <w:start w:val="1"/>
      <w:numFmt w:val="decimal"/>
      <w:lvlText w:val="%1.%2.%3"/>
      <w:lvlJc w:val="left"/>
      <w:pPr>
        <w:ind w:left="2022" w:hanging="720"/>
      </w:pPr>
      <w:rPr>
        <w:rFonts w:hint="default"/>
      </w:rPr>
    </w:lvl>
    <w:lvl w:ilvl="3">
      <w:start w:val="1"/>
      <w:numFmt w:val="decimal"/>
      <w:lvlText w:val="%1.%2.%3.%4"/>
      <w:lvlJc w:val="left"/>
      <w:pPr>
        <w:ind w:left="3033" w:hanging="1080"/>
      </w:pPr>
      <w:rPr>
        <w:rFonts w:hint="default"/>
      </w:rPr>
    </w:lvl>
    <w:lvl w:ilvl="4">
      <w:start w:val="1"/>
      <w:numFmt w:val="decimal"/>
      <w:lvlText w:val="%1.%2.%3.%4.%5"/>
      <w:lvlJc w:val="left"/>
      <w:pPr>
        <w:ind w:left="3684" w:hanging="1080"/>
      </w:pPr>
      <w:rPr>
        <w:rFonts w:hint="default"/>
      </w:rPr>
    </w:lvl>
    <w:lvl w:ilvl="5">
      <w:start w:val="1"/>
      <w:numFmt w:val="decimal"/>
      <w:lvlText w:val="%1.%2.%3.%4.%5.%6"/>
      <w:lvlJc w:val="left"/>
      <w:pPr>
        <w:ind w:left="4695" w:hanging="1440"/>
      </w:pPr>
      <w:rPr>
        <w:rFonts w:hint="default"/>
      </w:rPr>
    </w:lvl>
    <w:lvl w:ilvl="6">
      <w:start w:val="1"/>
      <w:numFmt w:val="decimal"/>
      <w:lvlText w:val="%1.%2.%3.%4.%5.%6.%7"/>
      <w:lvlJc w:val="left"/>
      <w:pPr>
        <w:ind w:left="5346" w:hanging="1440"/>
      </w:pPr>
      <w:rPr>
        <w:rFonts w:hint="default"/>
      </w:rPr>
    </w:lvl>
    <w:lvl w:ilvl="7">
      <w:start w:val="1"/>
      <w:numFmt w:val="decimal"/>
      <w:lvlText w:val="%1.%2.%3.%4.%5.%6.%7.%8"/>
      <w:lvlJc w:val="left"/>
      <w:pPr>
        <w:ind w:left="6357" w:hanging="1800"/>
      </w:pPr>
      <w:rPr>
        <w:rFonts w:hint="default"/>
      </w:rPr>
    </w:lvl>
    <w:lvl w:ilvl="8">
      <w:start w:val="1"/>
      <w:numFmt w:val="decimal"/>
      <w:lvlText w:val="%1.%2.%3.%4.%5.%6.%7.%8.%9"/>
      <w:lvlJc w:val="left"/>
      <w:pPr>
        <w:ind w:left="7368" w:hanging="2160"/>
      </w:pPr>
      <w:rPr>
        <w:rFonts w:hint="default"/>
      </w:rPr>
    </w:lvl>
  </w:abstractNum>
  <w:abstractNum w:abstractNumId="4">
    <w:nsid w:val="41DA009A"/>
    <w:multiLevelType w:val="hybridMultilevel"/>
    <w:tmpl w:val="FAA2A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4EFB293B"/>
    <w:multiLevelType w:val="hybridMultilevel"/>
    <w:tmpl w:val="02B4F06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nsid w:val="56FC370D"/>
    <w:multiLevelType w:val="hybridMultilevel"/>
    <w:tmpl w:val="9BF0DED4"/>
    <w:lvl w:ilvl="0" w:tplc="0F6E62B4">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2546D8"/>
    <w:multiLevelType w:val="multilevel"/>
    <w:tmpl w:val="C4A6CFB4"/>
    <w:lvl w:ilvl="0">
      <w:start w:val="1"/>
      <w:numFmt w:val="decimal"/>
      <w:lvlText w:val="%1"/>
      <w:lvlJc w:val="left"/>
      <w:pPr>
        <w:tabs>
          <w:tab w:val="num" w:pos="792"/>
        </w:tabs>
        <w:ind w:left="792" w:hanging="432"/>
      </w:pPr>
      <w:rPr>
        <w:rFonts w:hint="default"/>
      </w:rPr>
    </w:lvl>
    <w:lvl w:ilvl="1">
      <w:start w:val="1"/>
      <w:numFmt w:val="decimal"/>
      <w:lvlText w:val="3.%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9">
    <w:nsid w:val="61C63146"/>
    <w:multiLevelType w:val="hybridMultilevel"/>
    <w:tmpl w:val="F75C3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4035CD"/>
    <w:multiLevelType w:val="multilevel"/>
    <w:tmpl w:val="EC32D302"/>
    <w:lvl w:ilvl="0">
      <w:start w:val="6"/>
      <w:numFmt w:val="decimal"/>
      <w:lvlText w:val="%1"/>
      <w:lvlJc w:val="left"/>
      <w:pPr>
        <w:ind w:left="375" w:hanging="375"/>
      </w:pPr>
      <w:rPr>
        <w:rFonts w:hint="default"/>
      </w:rPr>
    </w:lvl>
    <w:lvl w:ilvl="1">
      <w:start w:val="1"/>
      <w:numFmt w:val="decimal"/>
      <w:lvlText w:val="%1.%2"/>
      <w:lvlJc w:val="left"/>
      <w:pPr>
        <w:ind w:left="1026" w:hanging="375"/>
      </w:pPr>
      <w:rPr>
        <w:rFonts w:hint="default"/>
      </w:rPr>
    </w:lvl>
    <w:lvl w:ilvl="2">
      <w:start w:val="1"/>
      <w:numFmt w:val="decimal"/>
      <w:lvlText w:val="%1.%2.%3"/>
      <w:lvlJc w:val="left"/>
      <w:pPr>
        <w:ind w:left="2022" w:hanging="720"/>
      </w:pPr>
      <w:rPr>
        <w:rFonts w:hint="default"/>
      </w:rPr>
    </w:lvl>
    <w:lvl w:ilvl="3">
      <w:start w:val="1"/>
      <w:numFmt w:val="decimal"/>
      <w:lvlText w:val="%1.%2.%3.%4"/>
      <w:lvlJc w:val="left"/>
      <w:pPr>
        <w:ind w:left="3033" w:hanging="1080"/>
      </w:pPr>
      <w:rPr>
        <w:rFonts w:hint="default"/>
      </w:rPr>
    </w:lvl>
    <w:lvl w:ilvl="4">
      <w:start w:val="1"/>
      <w:numFmt w:val="decimal"/>
      <w:lvlText w:val="%1.%2.%3.%4.%5"/>
      <w:lvlJc w:val="left"/>
      <w:pPr>
        <w:ind w:left="3684" w:hanging="1080"/>
      </w:pPr>
      <w:rPr>
        <w:rFonts w:hint="default"/>
      </w:rPr>
    </w:lvl>
    <w:lvl w:ilvl="5">
      <w:start w:val="1"/>
      <w:numFmt w:val="decimal"/>
      <w:lvlText w:val="%1.%2.%3.%4.%5.%6"/>
      <w:lvlJc w:val="left"/>
      <w:pPr>
        <w:ind w:left="4695" w:hanging="1440"/>
      </w:pPr>
      <w:rPr>
        <w:rFonts w:hint="default"/>
      </w:rPr>
    </w:lvl>
    <w:lvl w:ilvl="6">
      <w:start w:val="1"/>
      <w:numFmt w:val="decimal"/>
      <w:lvlText w:val="%1.%2.%3.%4.%5.%6.%7"/>
      <w:lvlJc w:val="left"/>
      <w:pPr>
        <w:ind w:left="5346" w:hanging="1440"/>
      </w:pPr>
      <w:rPr>
        <w:rFonts w:hint="default"/>
      </w:rPr>
    </w:lvl>
    <w:lvl w:ilvl="7">
      <w:start w:val="1"/>
      <w:numFmt w:val="decimal"/>
      <w:lvlText w:val="%1.%2.%3.%4.%5.%6.%7.%8"/>
      <w:lvlJc w:val="left"/>
      <w:pPr>
        <w:ind w:left="6357" w:hanging="1800"/>
      </w:pPr>
      <w:rPr>
        <w:rFonts w:hint="default"/>
      </w:rPr>
    </w:lvl>
    <w:lvl w:ilvl="8">
      <w:start w:val="1"/>
      <w:numFmt w:val="decimal"/>
      <w:lvlText w:val="%1.%2.%3.%4.%5.%6.%7.%8.%9"/>
      <w:lvlJc w:val="left"/>
      <w:pPr>
        <w:ind w:left="7368" w:hanging="2160"/>
      </w:pPr>
      <w:rPr>
        <w:rFonts w:hint="default"/>
      </w:rPr>
    </w:lvl>
  </w:abstractNum>
  <w:abstractNum w:abstractNumId="11">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6A4359A4"/>
    <w:multiLevelType w:val="multilevel"/>
    <w:tmpl w:val="0A965952"/>
    <w:lvl w:ilvl="0">
      <w:start w:val="1"/>
      <w:numFmt w:val="decimal"/>
      <w:lvlText w:val="%1"/>
      <w:lvlJc w:val="left"/>
      <w:pPr>
        <w:tabs>
          <w:tab w:val="num" w:pos="792"/>
        </w:tabs>
        <w:ind w:left="792" w:hanging="432"/>
      </w:pPr>
      <w:rPr>
        <w:rFonts w:hint="default"/>
      </w:rPr>
    </w:lvl>
    <w:lvl w:ilvl="1">
      <w:start w:val="1"/>
      <w:numFmt w:val="decimal"/>
      <w:lvlText w:val="5.%2"/>
      <w:lvlJc w:val="left"/>
      <w:pPr>
        <w:tabs>
          <w:tab w:val="num" w:pos="936"/>
        </w:tabs>
        <w:ind w:left="936" w:hanging="576"/>
      </w:pPr>
      <w:rPr>
        <w:rFonts w:hint="default"/>
      </w:rPr>
    </w:lvl>
    <w:lvl w:ilvl="2">
      <w:start w:val="1"/>
      <w:numFmt w:val="decimal"/>
      <w:lvlText w:val="5.%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3">
    <w:nsid w:val="6D7859AC"/>
    <w:multiLevelType w:val="multilevel"/>
    <w:tmpl w:val="0A965952"/>
    <w:lvl w:ilvl="0">
      <w:start w:val="1"/>
      <w:numFmt w:val="decimal"/>
      <w:lvlText w:val="%1"/>
      <w:lvlJc w:val="left"/>
      <w:pPr>
        <w:tabs>
          <w:tab w:val="num" w:pos="792"/>
        </w:tabs>
        <w:ind w:left="792" w:hanging="432"/>
      </w:pPr>
      <w:rPr>
        <w:rFonts w:hint="default"/>
      </w:rPr>
    </w:lvl>
    <w:lvl w:ilvl="1">
      <w:start w:val="1"/>
      <w:numFmt w:val="decimal"/>
      <w:lvlText w:val="5.%2"/>
      <w:lvlJc w:val="left"/>
      <w:pPr>
        <w:tabs>
          <w:tab w:val="num" w:pos="936"/>
        </w:tabs>
        <w:ind w:left="936" w:hanging="576"/>
      </w:pPr>
      <w:rPr>
        <w:rFonts w:hint="default"/>
      </w:rPr>
    </w:lvl>
    <w:lvl w:ilvl="2">
      <w:start w:val="1"/>
      <w:numFmt w:val="decimal"/>
      <w:lvlText w:val="5.%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4">
    <w:nsid w:val="6ED66596"/>
    <w:multiLevelType w:val="multilevel"/>
    <w:tmpl w:val="04D8220A"/>
    <w:lvl w:ilvl="0">
      <w:start w:val="1"/>
      <w:numFmt w:val="decimal"/>
      <w:lvlText w:val="%1"/>
      <w:lvlJc w:val="left"/>
      <w:pPr>
        <w:tabs>
          <w:tab w:val="num" w:pos="792"/>
        </w:tabs>
        <w:ind w:left="792" w:hanging="432"/>
      </w:pPr>
      <w:rPr>
        <w:rFonts w:hint="default"/>
      </w:rPr>
    </w:lvl>
    <w:lvl w:ilvl="1">
      <w:start w:val="1"/>
      <w:numFmt w:val="decimal"/>
      <w:lvlText w:val="3.%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5">
    <w:nsid w:val="729B05BA"/>
    <w:multiLevelType w:val="hybridMultilevel"/>
    <w:tmpl w:val="D09C8FB0"/>
    <w:lvl w:ilvl="0" w:tplc="75E699EE">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960301E"/>
    <w:multiLevelType w:val="multilevel"/>
    <w:tmpl w:val="EAF8BEB4"/>
    <w:lvl w:ilvl="0">
      <w:start w:val="1"/>
      <w:numFmt w:val="decimal"/>
      <w:lvlText w:val="%1."/>
      <w:lvlJc w:val="left"/>
      <w:pPr>
        <w:ind w:left="360" w:hanging="360"/>
      </w:pPr>
      <w:rPr>
        <w:rFonts w:hint="default"/>
      </w:rPr>
    </w:lvl>
    <w:lvl w:ilv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7A7366FF"/>
    <w:multiLevelType w:val="hybridMultilevel"/>
    <w:tmpl w:val="2A568A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2"/>
  </w:num>
  <w:num w:numId="4">
    <w:abstractNumId w:val="11"/>
  </w:num>
  <w:num w:numId="5">
    <w:abstractNumId w:val="5"/>
  </w:num>
  <w:num w:numId="6">
    <w:abstractNumId w:val="16"/>
  </w:num>
  <w:num w:numId="7">
    <w:abstractNumId w:val="4"/>
  </w:num>
  <w:num w:numId="8">
    <w:abstractNumId w:val="7"/>
  </w:num>
  <w:num w:numId="9">
    <w:abstractNumId w:val="17"/>
  </w:num>
  <w:num w:numId="10">
    <w:abstractNumId w:val="6"/>
  </w:num>
  <w:num w:numId="11">
    <w:abstractNumId w:val="15"/>
  </w:num>
  <w:num w:numId="12">
    <w:abstractNumId w:val="9"/>
  </w:num>
  <w:num w:numId="13">
    <w:abstractNumId w:val="14"/>
  </w:num>
  <w:num w:numId="14">
    <w:abstractNumId w:val="8"/>
  </w:num>
  <w:num w:numId="15">
    <w:abstractNumId w:val="13"/>
  </w:num>
  <w:num w:numId="16">
    <w:abstractNumId w:val="12"/>
  </w:num>
  <w:num w:numId="17">
    <w:abstractNumId w:val="3"/>
  </w:num>
  <w:num w:numId="18">
    <w:abstractNumId w:val="10"/>
  </w:num>
</w:numbering>
</file>

<file path=word/people.xml><?xml version="1.0" encoding="utf-8"?>
<w15:people xmlns:mc="http://schemas.openxmlformats.org/markup-compatibility/2006" xmlns:w15="http://schemas.microsoft.com/office/word/2012/wordml" mc:Ignorable="w15">
  <w15:person w15:author="Lewis, Nathaniel">
    <w15:presenceInfo w15:providerId="AD" w15:userId="10037FFE92DEEA20@LIVE.COM"/>
  </w15:person>
  <w15:person w15:author="Anderson, Jesse">
    <w15:presenceInfo w15:providerId="AD" w15:userId="S003BFFD92E6E33B@LIVE.COM"/>
  </w15:person>
  <w15:person w15:author="Trevor Brooks">
    <w15:presenceInfo w15:providerId="None" w15:userId="Trevor Brooks"/>
  </w15:person>
  <w15:person w15:author="Alduraiweesh, Abdulrahman E">
    <w15:presenceInfo w15:providerId="AD" w15:userId="1003BFFD92E6ECF6@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displayBackgroundShape/>
  <w:embedSystemFonts/>
  <w:proofState w:spelling="clean" w:grammar="dirty"/>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6FE"/>
    <w:rsid w:val="0000334E"/>
    <w:rsid w:val="00005B1A"/>
    <w:rsid w:val="000421A6"/>
    <w:rsid w:val="00044443"/>
    <w:rsid w:val="000612A0"/>
    <w:rsid w:val="000A0E69"/>
    <w:rsid w:val="00135974"/>
    <w:rsid w:val="001464FE"/>
    <w:rsid w:val="001713DA"/>
    <w:rsid w:val="001A541E"/>
    <w:rsid w:val="001B3B77"/>
    <w:rsid w:val="001C4FDE"/>
    <w:rsid w:val="001D038B"/>
    <w:rsid w:val="001D2CB0"/>
    <w:rsid w:val="001E5255"/>
    <w:rsid w:val="001F70C0"/>
    <w:rsid w:val="002005E6"/>
    <w:rsid w:val="00205956"/>
    <w:rsid w:val="00221409"/>
    <w:rsid w:val="002309DD"/>
    <w:rsid w:val="0023144E"/>
    <w:rsid w:val="00290C3E"/>
    <w:rsid w:val="00294848"/>
    <w:rsid w:val="002A3A99"/>
    <w:rsid w:val="002A554D"/>
    <w:rsid w:val="002B4191"/>
    <w:rsid w:val="002D4F3E"/>
    <w:rsid w:val="002F294A"/>
    <w:rsid w:val="002F5FD2"/>
    <w:rsid w:val="00302AE6"/>
    <w:rsid w:val="00310F66"/>
    <w:rsid w:val="00312658"/>
    <w:rsid w:val="00313543"/>
    <w:rsid w:val="0032220D"/>
    <w:rsid w:val="003767A6"/>
    <w:rsid w:val="003C7FE4"/>
    <w:rsid w:val="003D36E9"/>
    <w:rsid w:val="0044255A"/>
    <w:rsid w:val="00443C8A"/>
    <w:rsid w:val="004514EC"/>
    <w:rsid w:val="004545F7"/>
    <w:rsid w:val="00466F34"/>
    <w:rsid w:val="004C6BA6"/>
    <w:rsid w:val="004D12E5"/>
    <w:rsid w:val="004D26FE"/>
    <w:rsid w:val="00507131"/>
    <w:rsid w:val="005332AB"/>
    <w:rsid w:val="005440B3"/>
    <w:rsid w:val="005A6414"/>
    <w:rsid w:val="005B4498"/>
    <w:rsid w:val="005C05F0"/>
    <w:rsid w:val="005C52D3"/>
    <w:rsid w:val="005C6AC9"/>
    <w:rsid w:val="005D2412"/>
    <w:rsid w:val="005F43BA"/>
    <w:rsid w:val="0062136E"/>
    <w:rsid w:val="00621FF4"/>
    <w:rsid w:val="00630350"/>
    <w:rsid w:val="006340AE"/>
    <w:rsid w:val="00640ABC"/>
    <w:rsid w:val="00642C3F"/>
    <w:rsid w:val="00671651"/>
    <w:rsid w:val="00692D80"/>
    <w:rsid w:val="006A5BC0"/>
    <w:rsid w:val="006B58EE"/>
    <w:rsid w:val="006C6D75"/>
    <w:rsid w:val="006D4AF2"/>
    <w:rsid w:val="00721B27"/>
    <w:rsid w:val="00741FF1"/>
    <w:rsid w:val="00747310"/>
    <w:rsid w:val="00777055"/>
    <w:rsid w:val="00786CA8"/>
    <w:rsid w:val="007940D8"/>
    <w:rsid w:val="007A339F"/>
    <w:rsid w:val="007B483F"/>
    <w:rsid w:val="007B5C5A"/>
    <w:rsid w:val="007C4B7F"/>
    <w:rsid w:val="008132B7"/>
    <w:rsid w:val="008224F7"/>
    <w:rsid w:val="008226F4"/>
    <w:rsid w:val="00830ECA"/>
    <w:rsid w:val="00841DD6"/>
    <w:rsid w:val="008636E3"/>
    <w:rsid w:val="00867587"/>
    <w:rsid w:val="008727B3"/>
    <w:rsid w:val="008B420C"/>
    <w:rsid w:val="008C3645"/>
    <w:rsid w:val="008F0FE3"/>
    <w:rsid w:val="00913F18"/>
    <w:rsid w:val="00934107"/>
    <w:rsid w:val="009713DF"/>
    <w:rsid w:val="0099298A"/>
    <w:rsid w:val="00994E1C"/>
    <w:rsid w:val="009A4058"/>
    <w:rsid w:val="009B169C"/>
    <w:rsid w:val="009B3CFD"/>
    <w:rsid w:val="009B5B0A"/>
    <w:rsid w:val="009E4561"/>
    <w:rsid w:val="009E4F47"/>
    <w:rsid w:val="009E5D3D"/>
    <w:rsid w:val="00A064D4"/>
    <w:rsid w:val="00A10A51"/>
    <w:rsid w:val="00A55B06"/>
    <w:rsid w:val="00A96AF7"/>
    <w:rsid w:val="00AA5E21"/>
    <w:rsid w:val="00AE391F"/>
    <w:rsid w:val="00B01930"/>
    <w:rsid w:val="00B249AF"/>
    <w:rsid w:val="00B36973"/>
    <w:rsid w:val="00B95801"/>
    <w:rsid w:val="00B96406"/>
    <w:rsid w:val="00BD45B8"/>
    <w:rsid w:val="00BE6195"/>
    <w:rsid w:val="00BF12B1"/>
    <w:rsid w:val="00BF5ECE"/>
    <w:rsid w:val="00C076FC"/>
    <w:rsid w:val="00C2732A"/>
    <w:rsid w:val="00C72DF6"/>
    <w:rsid w:val="00C90274"/>
    <w:rsid w:val="00C94CC3"/>
    <w:rsid w:val="00CF2B48"/>
    <w:rsid w:val="00CF543D"/>
    <w:rsid w:val="00D4671D"/>
    <w:rsid w:val="00D72A03"/>
    <w:rsid w:val="00D77DEC"/>
    <w:rsid w:val="00DA6D5C"/>
    <w:rsid w:val="00DB71ED"/>
    <w:rsid w:val="00DC28AA"/>
    <w:rsid w:val="00DF51F3"/>
    <w:rsid w:val="00E27605"/>
    <w:rsid w:val="00E422AA"/>
    <w:rsid w:val="00E42318"/>
    <w:rsid w:val="00E541F5"/>
    <w:rsid w:val="00E54999"/>
    <w:rsid w:val="00E656FB"/>
    <w:rsid w:val="00E70430"/>
    <w:rsid w:val="00E7574D"/>
    <w:rsid w:val="00E81689"/>
    <w:rsid w:val="00E97035"/>
    <w:rsid w:val="00EA3353"/>
    <w:rsid w:val="00EC5A77"/>
    <w:rsid w:val="00ED2115"/>
    <w:rsid w:val="00ED2F08"/>
    <w:rsid w:val="00EE5D87"/>
    <w:rsid w:val="00F225C1"/>
    <w:rsid w:val="00F239FE"/>
    <w:rsid w:val="00F25572"/>
    <w:rsid w:val="00F4264F"/>
    <w:rsid w:val="00F5102B"/>
    <w:rsid w:val="00F716AD"/>
    <w:rsid w:val="00FA53CB"/>
    <w:rsid w:val="00FC2E5F"/>
    <w:rsid w:val="00FD4FD3"/>
    <w:rsid w:val="0AE29FBB"/>
    <w:rsid w:val="1C1707CE"/>
    <w:rsid w:val="38898A72"/>
    <w:rsid w:val="5C01FD06"/>
    <w:rsid w:val="684F0B8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14:docId w14:val="4D5BEE79"/>
  <w15:chartTrackingRefBased/>
  <w15:docId w15:val="{17831905-B0EC-431A-A4E3-567B29DFC38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suppressAutoHyphens/>
      <w:overflowPunct w:val="0"/>
      <w:autoSpaceDE w:val="0"/>
      <w:textAlignment w:val="baseline"/>
    </w:pPr>
    <w:rPr>
      <w:rFonts w:cs="CG Times (WN)"/>
      <w:color w:val="000000"/>
      <w:sz w:val="24"/>
      <w:lang w:eastAsia="ar-SA"/>
    </w:rPr>
  </w:style>
  <w:style w:type="paragraph" w:styleId="Heading1">
    <w:name w:val="heading 1"/>
    <w:basedOn w:val="Normal"/>
    <w:next w:val="Normal"/>
    <w:qFormat/>
    <w:pPr>
      <w:spacing w:before="360" w:after="240"/>
      <w:ind w:left="432"/>
      <w:outlineLvl w:val="0"/>
    </w:pPr>
    <w:rPr>
      <w:b/>
      <w:sz w:val="36"/>
    </w:rPr>
  </w:style>
  <w:style w:type="paragraph" w:styleId="Heading2">
    <w:name w:val="heading 2"/>
    <w:basedOn w:val="Normal"/>
    <w:next w:val="Normal"/>
    <w:qFormat/>
    <w:pPr>
      <w:numPr>
        <w:ilvl w:val="1"/>
        <w:numId w:val="1"/>
      </w:numPr>
      <w:spacing w:before="360" w:after="120"/>
      <w:ind w:left="576" w:firstLine="0"/>
      <w:outlineLvl w:val="1"/>
    </w:pPr>
    <w:rPr>
      <w:b/>
      <w:sz w:val="28"/>
    </w:rPr>
  </w:style>
  <w:style w:type="paragraph" w:styleId="Heading3">
    <w:name w:val="heading 3"/>
    <w:basedOn w:val="Normal"/>
    <w:next w:val="Normal"/>
    <w:qFormat/>
    <w:pPr>
      <w:numPr>
        <w:ilvl w:val="2"/>
        <w:numId w:val="1"/>
      </w:numPr>
      <w:spacing w:before="240" w:after="120"/>
      <w:ind w:left="720" w:firstLine="0"/>
      <w:outlineLvl w:val="2"/>
    </w:pPr>
    <w:rPr>
      <w:b/>
    </w:rPr>
  </w:style>
  <w:style w:type="paragraph" w:styleId="Heading4">
    <w:name w:val="heading 4"/>
    <w:basedOn w:val="Normal"/>
    <w:next w:val="Normal"/>
    <w:qFormat/>
    <w:pPr>
      <w:spacing w:before="240" w:after="120"/>
      <w:outlineLvl w:val="3"/>
    </w:pPr>
    <w:rPr>
      <w:b/>
    </w:rPr>
  </w:style>
  <w:style w:type="paragraph" w:styleId="Heading5">
    <w:name w:val="heading 5"/>
    <w:basedOn w:val="Normal"/>
    <w:next w:val="Normal"/>
    <w:qFormat/>
    <w:pPr>
      <w:numPr>
        <w:ilvl w:val="4"/>
        <w:numId w:val="1"/>
      </w:numPr>
      <w:spacing w:before="240" w:after="120"/>
      <w:outlineLvl w:val="4"/>
    </w:pPr>
    <w:rPr>
      <w:i/>
    </w:rPr>
  </w:style>
  <w:style w:type="paragraph" w:styleId="Heading6">
    <w:name w:val="heading 6"/>
    <w:basedOn w:val="Normal"/>
    <w:next w:val="Normal"/>
    <w:qFormat/>
    <w:pPr>
      <w:numPr>
        <w:ilvl w:val="5"/>
        <w:numId w:val="1"/>
      </w:numPr>
      <w:spacing w:before="240" w:after="60"/>
      <w:outlineLvl w:val="5"/>
    </w:pPr>
    <w:rPr>
      <w:rFonts w:ascii="Arial" w:hAnsi="Arial"/>
      <w:i/>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3z0" w:customStyle="1">
    <w:name w:val="WW8Num3z0"/>
    <w:rPr>
      <w:rFonts w:ascii="Symbol" w:hAnsi="Symbol"/>
      <w:sz w:val="20"/>
    </w:rPr>
  </w:style>
  <w:style w:type="character" w:styleId="WW8Num3z1" w:customStyle="1">
    <w:name w:val="WW8Num3z1"/>
    <w:rPr>
      <w:rFonts w:ascii="Courier New" w:hAnsi="Courier New"/>
      <w:sz w:val="20"/>
    </w:rPr>
  </w:style>
  <w:style w:type="character" w:styleId="WW8Num3z2" w:customStyle="1">
    <w:name w:val="WW8Num3z2"/>
    <w:rPr>
      <w:rFonts w:ascii="Wingdings" w:hAnsi="Wingdings"/>
      <w:sz w:val="20"/>
    </w:rPr>
  </w:style>
  <w:style w:type="character" w:styleId="WW8Num4z0" w:customStyle="1">
    <w:name w:val="WW8Num4z0"/>
    <w:rPr>
      <w:rFonts w:ascii="Symbol" w:hAnsi="Symbol"/>
    </w:rPr>
  </w:style>
  <w:style w:type="character" w:styleId="WW8Num4z1" w:customStyle="1">
    <w:name w:val="WW8Num4z1"/>
    <w:rPr>
      <w:rFonts w:ascii="Courier New" w:hAnsi="Courier New" w:cs="Courier New"/>
    </w:rPr>
  </w:style>
  <w:style w:type="character" w:styleId="WW8Num4z2" w:customStyle="1">
    <w:name w:val="WW8Num4z2"/>
    <w:rPr>
      <w:rFonts w:ascii="Wingdings" w:hAnsi="Wingdings"/>
    </w:rPr>
  </w:style>
  <w:style w:type="character" w:styleId="WW8Num8z0" w:customStyle="1">
    <w:name w:val="WW8Num8z0"/>
    <w:rPr>
      <w:rFonts w:ascii="Symbol" w:hAnsi="Symbol"/>
    </w:rPr>
  </w:style>
  <w:style w:type="character" w:styleId="WW8Num8z1" w:customStyle="1">
    <w:name w:val="WW8Num8z1"/>
    <w:rPr>
      <w:rFonts w:ascii="Courier New" w:hAnsi="Courier New" w:cs="Courier New"/>
    </w:rPr>
  </w:style>
  <w:style w:type="character" w:styleId="WW8Num8z2" w:customStyle="1">
    <w:name w:val="WW8Num8z2"/>
    <w:rPr>
      <w:rFonts w:ascii="Wingdings" w:hAnsi="Wingdings"/>
    </w:rPr>
  </w:style>
  <w:style w:type="character" w:styleId="WW8Num9z0" w:customStyle="1">
    <w:name w:val="WW8Num9z0"/>
    <w:rPr>
      <w:rFonts w:ascii="Symbol" w:hAnsi="Symbol"/>
    </w:rPr>
  </w:style>
  <w:style w:type="character" w:styleId="WW8Num9z1" w:customStyle="1">
    <w:name w:val="WW8Num9z1"/>
    <w:rPr>
      <w:rFonts w:ascii="Courier New" w:hAnsi="Courier New" w:cs="Courier New"/>
    </w:rPr>
  </w:style>
  <w:style w:type="character" w:styleId="WW8Num9z2" w:customStyle="1">
    <w:name w:val="WW8Num9z2"/>
    <w:rPr>
      <w:rFonts w:ascii="Wingdings" w:hAnsi="Wingdings"/>
    </w:rPr>
  </w:style>
  <w:style w:type="character" w:styleId="WW8Num11z0" w:customStyle="1">
    <w:name w:val="WW8Num11z0"/>
    <w:rPr>
      <w:rFonts w:ascii="Symbol" w:hAnsi="Symbol"/>
    </w:rPr>
  </w:style>
  <w:style w:type="character" w:styleId="WW8Num11z1" w:customStyle="1">
    <w:name w:val="WW8Num11z1"/>
    <w:rPr>
      <w:rFonts w:ascii="Courier New" w:hAnsi="Courier New" w:cs="Courier New"/>
    </w:rPr>
  </w:style>
  <w:style w:type="character" w:styleId="WW8Num11z2" w:customStyle="1">
    <w:name w:val="WW8Num11z2"/>
    <w:rPr>
      <w:rFonts w:ascii="Wingdings" w:hAnsi="Wingdings"/>
    </w:rPr>
  </w:style>
  <w:style w:type="character" w:styleId="WW8Num12z0" w:customStyle="1">
    <w:name w:val="WW8Num12z0"/>
    <w:rPr>
      <w:rFonts w:ascii="Symbol" w:hAnsi="Symbol"/>
    </w:rPr>
  </w:style>
  <w:style w:type="character" w:styleId="WW8Num12z1" w:customStyle="1">
    <w:name w:val="WW8Num12z1"/>
    <w:rPr>
      <w:rFonts w:ascii="Courier New" w:hAnsi="Courier New" w:cs="Courier New"/>
    </w:rPr>
  </w:style>
  <w:style w:type="character" w:styleId="WW8Num12z2" w:customStyle="1">
    <w:name w:val="WW8Num12z2"/>
    <w:rPr>
      <w:rFonts w:ascii="Wingdings" w:hAnsi="Wingdings"/>
    </w:rPr>
  </w:style>
  <w:style w:type="character" w:styleId="WW8Num13z0" w:customStyle="1">
    <w:name w:val="WW8Num13z0"/>
    <w:rPr>
      <w:rFonts w:ascii="Symbol" w:hAnsi="Symbol"/>
    </w:rPr>
  </w:style>
  <w:style w:type="character" w:styleId="WW8Num13z1" w:customStyle="1">
    <w:name w:val="WW8Num13z1"/>
    <w:rPr>
      <w:rFonts w:ascii="Courier New" w:hAnsi="Courier New" w:cs="Courier New"/>
    </w:rPr>
  </w:style>
  <w:style w:type="character" w:styleId="WW8Num13z2" w:customStyle="1">
    <w:name w:val="WW8Num13z2"/>
    <w:rPr>
      <w:rFonts w:ascii="Wingdings" w:hAnsi="Wingdings"/>
    </w:rPr>
  </w:style>
  <w:style w:type="character" w:styleId="WW8Num14z0" w:customStyle="1">
    <w:name w:val="WW8Num14z0"/>
    <w:rPr>
      <w:rFonts w:ascii="Symbol" w:hAnsi="Symbol"/>
    </w:rPr>
  </w:style>
  <w:style w:type="character" w:styleId="WW8Num14z1" w:customStyle="1">
    <w:name w:val="WW8Num14z1"/>
    <w:rPr>
      <w:rFonts w:ascii="Courier New" w:hAnsi="Courier New" w:cs="Courier New"/>
    </w:rPr>
  </w:style>
  <w:style w:type="character" w:styleId="WW8Num14z2" w:customStyle="1">
    <w:name w:val="WW8Num14z2"/>
    <w:rPr>
      <w:rFonts w:ascii="Wingdings" w:hAnsi="Wingdings"/>
    </w:rPr>
  </w:style>
  <w:style w:type="character" w:styleId="WW8Num15z0" w:customStyle="1">
    <w:name w:val="WW8Num15z0"/>
    <w:rPr>
      <w:rFonts w:ascii="Symbol" w:hAnsi="Symbol"/>
    </w:rPr>
  </w:style>
  <w:style w:type="character" w:styleId="WW8Num15z1" w:customStyle="1">
    <w:name w:val="WW8Num15z1"/>
    <w:rPr>
      <w:rFonts w:ascii="Courier New" w:hAnsi="Courier New" w:cs="Courier New"/>
    </w:rPr>
  </w:style>
  <w:style w:type="character" w:styleId="WW8Num15z2" w:customStyle="1">
    <w:name w:val="WW8Num15z2"/>
    <w:rPr>
      <w:rFonts w:ascii="Wingdings" w:hAnsi="Wingdings"/>
    </w:rPr>
  </w:style>
  <w:style w:type="character" w:styleId="WW8Num16z0" w:customStyle="1">
    <w:name w:val="WW8Num16z0"/>
    <w:rPr>
      <w:rFonts w:ascii="Symbol" w:hAnsi="Symbol"/>
    </w:rPr>
  </w:style>
  <w:style w:type="character" w:styleId="WW8Num16z1" w:customStyle="1">
    <w:name w:val="WW8Num16z1"/>
    <w:rPr>
      <w:rFonts w:ascii="Courier New" w:hAnsi="Courier New" w:cs="Courier New"/>
    </w:rPr>
  </w:style>
  <w:style w:type="character" w:styleId="WW8Num16z2" w:customStyle="1">
    <w:name w:val="WW8Num16z2"/>
    <w:rPr>
      <w:rFonts w:ascii="Wingdings" w:hAnsi="Wingdings"/>
    </w:rPr>
  </w:style>
  <w:style w:type="character" w:styleId="WW8Num17z0" w:customStyle="1">
    <w:name w:val="WW8Num17z0"/>
    <w:rPr>
      <w:rFonts w:ascii="Symbol" w:hAnsi="Symbol"/>
    </w:rPr>
  </w:style>
  <w:style w:type="character" w:styleId="WW8Num17z1" w:customStyle="1">
    <w:name w:val="WW8Num17z1"/>
    <w:rPr>
      <w:rFonts w:ascii="Courier New" w:hAnsi="Courier New" w:cs="Courier New"/>
    </w:rPr>
  </w:style>
  <w:style w:type="character" w:styleId="WW8Num17z2" w:customStyle="1">
    <w:name w:val="WW8Num17z2"/>
    <w:rPr>
      <w:rFonts w:ascii="Wingdings" w:hAnsi="Wingdings"/>
    </w:rPr>
  </w:style>
  <w:style w:type="character" w:styleId="WW8Num20z0" w:customStyle="1">
    <w:name w:val="WW8Num20z0"/>
    <w:rPr>
      <w:rFonts w:ascii="Symbol" w:hAnsi="Symbol"/>
    </w:rPr>
  </w:style>
  <w:style w:type="character" w:styleId="WW8Num20z1" w:customStyle="1">
    <w:name w:val="WW8Num20z1"/>
    <w:rPr>
      <w:rFonts w:ascii="Courier New" w:hAnsi="Courier New" w:cs="Courier New"/>
    </w:rPr>
  </w:style>
  <w:style w:type="character" w:styleId="WW8Num20z2" w:customStyle="1">
    <w:name w:val="WW8Num20z2"/>
    <w:rPr>
      <w:rFonts w:ascii="Wingdings" w:hAnsi="Wingdings"/>
    </w:rPr>
  </w:style>
  <w:style w:type="character" w:styleId="WW8Num21z0" w:customStyle="1">
    <w:name w:val="WW8Num21z0"/>
    <w:rPr>
      <w:rFonts w:ascii="Symbol" w:hAnsi="Symbol"/>
    </w:rPr>
  </w:style>
  <w:style w:type="character" w:styleId="WW8Num21z1" w:customStyle="1">
    <w:name w:val="WW8Num21z1"/>
    <w:rPr>
      <w:rFonts w:ascii="Courier New" w:hAnsi="Courier New" w:cs="Courier New"/>
    </w:rPr>
  </w:style>
  <w:style w:type="character" w:styleId="WW8Num21z2" w:customStyle="1">
    <w:name w:val="WW8Num21z2"/>
    <w:rPr>
      <w:rFonts w:ascii="Wingdings" w:hAnsi="Wingdings"/>
    </w:rPr>
  </w:style>
  <w:style w:type="character" w:styleId="WW8NumSt1z0" w:customStyle="1">
    <w:name w:val="WW8NumSt1z0"/>
    <w:rPr>
      <w:rFonts w:ascii="Symbol" w:hAnsi="Symbol"/>
    </w:rPr>
  </w:style>
  <w:style w:type="character" w:styleId="WW8NumSt2z0" w:customStyle="1">
    <w:name w:val="WW8NumSt2z0"/>
    <w:rPr>
      <w:rFonts w:ascii="Symbol" w:hAnsi="Symbol"/>
    </w:rPr>
  </w:style>
  <w:style w:type="character" w:styleId="DefaultParagraphFont0" w:customStyle="1">
    <w:name w:val="Default Paragraph Font0"/>
  </w:style>
  <w:style w:type="character" w:styleId="PageNumber">
    <w:name w:val="page number"/>
    <w:basedOn w:val="DefaultParagraphFont0"/>
  </w:style>
  <w:style w:type="character" w:styleId="Hyperlink">
    <w:name w:val="Hyperlink"/>
    <w:rPr>
      <w:color w:val="0000FF"/>
      <w:u w:val="single"/>
    </w:rPr>
  </w:style>
  <w:style w:type="character" w:styleId="BalloonTextChar" w:customStyle="1">
    <w:name w:val="Balloon Text Char"/>
    <w:rPr>
      <w:rFonts w:ascii="Tahoma" w:hAnsi="Tahoma" w:cs="Tahoma"/>
      <w:color w:val="000000"/>
      <w:sz w:val="16"/>
      <w:szCs w:val="16"/>
    </w:rPr>
  </w:style>
  <w:style w:type="character" w:styleId="Heading1Char" w:customStyle="1">
    <w:name w:val="Heading 1 Char"/>
    <w:rPr>
      <w:rFonts w:ascii="Times New Roman" w:hAnsi="Times New Roman"/>
      <w:b/>
      <w:color w:val="000000"/>
      <w:sz w:val="36"/>
    </w:rPr>
  </w:style>
  <w:style w:type="character" w:styleId="FollowedHyperlink">
    <w:name w:val="FollowedHyperlink"/>
    <w:rPr>
      <w:color w:val="800080"/>
      <w:u w:val="single"/>
    </w:rPr>
  </w:style>
  <w:style w:type="character" w:styleId="ListParagraphChar" w:customStyle="1">
    <w:name w:val="List Paragraph Char"/>
    <w:rPr>
      <w:rFonts w:ascii="Times New Roman" w:hAnsi="Times New Roman"/>
      <w:color w:val="000000"/>
      <w:sz w:val="24"/>
    </w:rPr>
  </w:style>
  <w:style w:type="character" w:styleId="ZBaseChar" w:customStyle="1">
    <w:name w:val="ZBase Char"/>
    <w:rPr>
      <w:rFonts w:ascii="Times New Roman" w:hAnsi="Times New Roman"/>
      <w:color w:val="000000"/>
      <w:sz w:val="22"/>
      <w:lang w:val="en-US"/>
    </w:rPr>
  </w:style>
  <w:style w:type="character" w:styleId="ZParBodyChar" w:customStyle="1">
    <w:name w:val="ZParBody Char"/>
    <w:rPr>
      <w:rFonts w:ascii="Times New Roman" w:hAnsi="Times New Roman"/>
      <w:color w:val="000000"/>
      <w:sz w:val="22"/>
      <w:lang w:val="en-US"/>
    </w:rPr>
  </w:style>
  <w:style w:type="character" w:styleId="ZBoxBodyChar" w:customStyle="1">
    <w:name w:val="ZBoxBody Char"/>
    <w:rPr>
      <w:rFonts w:ascii="Times New Roman" w:hAnsi="Times New Roman"/>
      <w:color w:val="000000"/>
      <w:sz w:val="22"/>
      <w:lang w:val="en-US"/>
    </w:rPr>
  </w:style>
  <w:style w:type="character" w:styleId="ZParTopChar" w:customStyle="1">
    <w:name w:val="ZParTop Char"/>
    <w:rPr>
      <w:rFonts w:ascii="Times New Roman" w:hAnsi="Times New Roman"/>
      <w:color w:val="000000"/>
      <w:sz w:val="2"/>
      <w:lang w:val="en-US"/>
    </w:rPr>
  </w:style>
  <w:style w:type="character" w:styleId="ZSectionTopChar" w:customStyle="1">
    <w:name w:val="ZSectionTop Char"/>
    <w:rPr>
      <w:rFonts w:ascii="Times New Roman" w:hAnsi="Times New Roman"/>
      <w:color w:val="000000"/>
      <w:sz w:val="2"/>
      <w:lang w:val="en-US"/>
    </w:rPr>
  </w:style>
  <w:style w:type="character" w:styleId="ZAxTopChar" w:customStyle="1">
    <w:name w:val="ZAxTop Char"/>
    <w:rPr>
      <w:rFonts w:ascii="Times New Roman" w:hAnsi="Times New Roman"/>
      <w:color w:val="000000"/>
      <w:sz w:val="2"/>
      <w:lang w:val="en-US"/>
    </w:rPr>
  </w:style>
  <w:style w:type="character" w:styleId="ZSchTopChar" w:customStyle="1">
    <w:name w:val="ZSchTop Char"/>
    <w:rPr>
      <w:rFonts w:ascii="Times New Roman" w:hAnsi="Times New Roman"/>
      <w:color w:val="000000"/>
      <w:sz w:val="22"/>
      <w:lang w:val="en-US"/>
    </w:rPr>
  </w:style>
  <w:style w:type="character" w:styleId="ZGenTopChar" w:customStyle="1">
    <w:name w:val="ZGenTop Char"/>
    <w:rPr>
      <w:rFonts w:ascii="Times New Roman" w:hAnsi="Times New Roman"/>
      <w:color w:val="000000"/>
      <w:sz w:val="22"/>
      <w:lang w:val="en-US"/>
    </w:rPr>
  </w:style>
  <w:style w:type="character" w:styleId="ZMidChar" w:customStyle="1">
    <w:name w:val="ZMid Char"/>
    <w:rPr>
      <w:rFonts w:ascii="Times New Roman" w:hAnsi="Times New Roman"/>
      <w:color w:val="000000"/>
      <w:sz w:val="2"/>
      <w:lang w:val="en-US"/>
    </w:rPr>
  </w:style>
  <w:style w:type="character" w:styleId="ZParBottomChar" w:customStyle="1">
    <w:name w:val="ZParBottom Char"/>
    <w:rPr>
      <w:rFonts w:ascii="Times New Roman" w:hAnsi="Times New Roman"/>
      <w:color w:val="000000"/>
      <w:sz w:val="2"/>
      <w:lang w:val="en-US"/>
    </w:rPr>
  </w:style>
  <w:style w:type="character" w:styleId="ZSectionBottomChar" w:customStyle="1">
    <w:name w:val="ZSectionBottom Char"/>
    <w:rPr>
      <w:rFonts w:ascii="Times New Roman" w:hAnsi="Times New Roman"/>
      <w:color w:val="000000"/>
      <w:sz w:val="2"/>
      <w:lang w:val="en-US"/>
    </w:rPr>
  </w:style>
  <w:style w:type="character" w:styleId="ZAxBottomChar" w:customStyle="1">
    <w:name w:val="ZAxBottom Char"/>
    <w:rPr>
      <w:rFonts w:ascii="Times New Roman" w:hAnsi="Times New Roman"/>
      <w:color w:val="000000"/>
      <w:sz w:val="2"/>
      <w:lang w:val="en-US"/>
    </w:rPr>
  </w:style>
  <w:style w:type="character" w:styleId="ZSchBottomChar" w:customStyle="1">
    <w:name w:val="ZSchBottom Char"/>
    <w:rPr>
      <w:rFonts w:ascii="Times New Roman" w:hAnsi="Times New Roman"/>
      <w:color w:val="000000"/>
      <w:sz w:val="2"/>
      <w:lang w:val="en-US"/>
    </w:rPr>
  </w:style>
  <w:style w:type="character" w:styleId="ZGenBottomChar" w:customStyle="1">
    <w:name w:val="ZGenBottom Char"/>
    <w:rPr>
      <w:rFonts w:ascii="Times New Roman" w:hAnsi="Times New Roman"/>
      <w:color w:val="000000"/>
      <w:sz w:val="2"/>
      <w:lang w:val="en-US"/>
    </w:rPr>
  </w:style>
  <w:style w:type="character" w:styleId="ZSyntaxBottomChar" w:customStyle="1">
    <w:name w:val="ZSyntaxBottom Char"/>
    <w:rPr>
      <w:rFonts w:ascii="Times New Roman" w:hAnsi="Times New Roman"/>
      <w:color w:val="000000"/>
      <w:sz w:val="2"/>
      <w:lang w:val="en-US"/>
    </w:rPr>
  </w:style>
  <w:style w:type="character" w:styleId="ZSyntaxTopChar" w:customStyle="1">
    <w:name w:val="ZSyntaxTop Char"/>
    <w:rPr>
      <w:rFonts w:ascii="Times New Roman" w:hAnsi="Times New Roman"/>
      <w:color w:val="000000"/>
      <w:sz w:val="2"/>
      <w:lang w:val="en-US"/>
    </w:rPr>
  </w:style>
  <w:style w:type="character" w:styleId="ZTheoremBottomChar" w:customStyle="1">
    <w:name w:val="ZTheoremBottom Char"/>
    <w:rPr>
      <w:rFonts w:ascii="Times New Roman" w:hAnsi="Times New Roman"/>
      <w:color w:val="000000"/>
      <w:sz w:val="2"/>
      <w:lang w:val="en-US"/>
    </w:rPr>
  </w:style>
  <w:style w:type="character" w:styleId="ZTheoremTopChar" w:customStyle="1">
    <w:name w:val="ZTheoremTop Char"/>
    <w:rPr>
      <w:rFonts w:ascii="Times New Roman" w:hAnsi="Times New Roman"/>
      <w:color w:val="000000"/>
      <w:sz w:val="22"/>
      <w:lang w:val="en-US"/>
    </w:rPr>
  </w:style>
  <w:style w:type="character" w:styleId="ZCommentChar" w:customStyle="1">
    <w:name w:val="ZComment Char"/>
    <w:rPr>
      <w:rFonts w:ascii="Times New Roman" w:hAnsi="Times New Roman"/>
      <w:color w:val="000000"/>
      <w:sz w:val="22"/>
    </w:rPr>
  </w:style>
  <w:style w:type="character" w:styleId="ZXRefChar" w:customStyle="1">
    <w:name w:val="ZXRef Char"/>
    <w:rPr>
      <w:rFonts w:ascii="Times New Roman" w:hAnsi="Times New Roman"/>
      <w:color w:val="000000"/>
      <w:sz w:val="22"/>
      <w:lang w:val="en-US"/>
    </w:rPr>
  </w:style>
  <w:style w:type="character" w:styleId="ZText" w:customStyle="1">
    <w:name w:val="ZText"/>
    <w:rPr>
      <w:rFonts w:ascii="Times New Roman" w:hAnsi="Times New Roman" w:cs="Times New Roman"/>
      <w:b w:val="0"/>
      <w:i/>
      <w:sz w:val="22"/>
      <w:lang w:val="en-US"/>
    </w:rPr>
  </w:style>
  <w:style w:type="paragraph" w:styleId="Heading" w:customStyle="1">
    <w:name w:val="Heading"/>
    <w:basedOn w:val="Normal"/>
    <w:next w:val="BodyText"/>
    <w:pPr>
      <w:keepNext/>
      <w:spacing w:before="240" w:after="120"/>
    </w:pPr>
    <w:rPr>
      <w:rFonts w:ascii="Arial" w:hAnsi="Arial" w:eastAsia="Microsoft YaHei" w:cs="Mangal"/>
      <w:sz w:val="28"/>
      <w:szCs w:val="28"/>
    </w:rPr>
  </w:style>
  <w:style w:type="paragraph" w:styleId="BodyText">
    <w:name w:val="Body Text"/>
    <w:basedOn w:val="Normal"/>
    <w:rPr>
      <w:i/>
      <w:iCs/>
    </w:r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Cs w:val="24"/>
    </w:rPr>
  </w:style>
  <w:style w:type="paragraph" w:styleId="Index" w:customStyle="1">
    <w:name w:val="Index"/>
    <w:basedOn w:val="Normal"/>
    <w:pPr>
      <w:suppressLineNumbers/>
    </w:pPr>
    <w:rPr>
      <w:rFonts w:cs="Mangal"/>
    </w:rPr>
  </w:style>
  <w:style w:type="paragraph" w:styleId="TOC8">
    <w:name w:val="toc 8"/>
    <w:basedOn w:val="Normal"/>
    <w:next w:val="Normal"/>
    <w:pPr>
      <w:ind w:left="1680"/>
    </w:pPr>
    <w:rPr>
      <w:szCs w:val="21"/>
    </w:rPr>
  </w:style>
  <w:style w:type="paragraph" w:styleId="TOC7">
    <w:name w:val="toc 7"/>
    <w:basedOn w:val="Normal"/>
    <w:next w:val="Normal"/>
    <w:pPr>
      <w:ind w:left="1440"/>
    </w:pPr>
    <w:rPr>
      <w:szCs w:val="21"/>
    </w:rPr>
  </w:style>
  <w:style w:type="paragraph" w:styleId="TOC6">
    <w:name w:val="toc 6"/>
    <w:basedOn w:val="Normal"/>
    <w:next w:val="Normal"/>
    <w:pPr>
      <w:ind w:left="1200"/>
    </w:pPr>
    <w:rPr>
      <w:szCs w:val="21"/>
    </w:rPr>
  </w:style>
  <w:style w:type="paragraph" w:styleId="TOC5">
    <w:name w:val="toc 5"/>
    <w:basedOn w:val="Normal"/>
    <w:next w:val="Normal"/>
    <w:pPr>
      <w:ind w:left="960"/>
    </w:pPr>
    <w:rPr>
      <w:szCs w:val="21"/>
    </w:rPr>
  </w:style>
  <w:style w:type="paragraph" w:styleId="TOC4">
    <w:name w:val="toc 4"/>
    <w:basedOn w:val="Normal"/>
    <w:next w:val="Normal"/>
    <w:uiPriority w:val="39"/>
    <w:pPr>
      <w:ind w:left="720"/>
    </w:pPr>
    <w:rPr>
      <w:szCs w:val="21"/>
    </w:rPr>
  </w:style>
  <w:style w:type="paragraph" w:styleId="TOC3">
    <w:name w:val="toc 3"/>
    <w:basedOn w:val="Normal"/>
    <w:next w:val="Normal"/>
    <w:uiPriority w:val="39"/>
    <w:pPr>
      <w:ind w:left="480"/>
    </w:pPr>
    <w:rPr>
      <w:i/>
      <w:iCs/>
      <w:szCs w:val="24"/>
    </w:rPr>
  </w:style>
  <w:style w:type="paragraph" w:styleId="TOC2">
    <w:name w:val="toc 2"/>
    <w:basedOn w:val="Normal"/>
    <w:next w:val="Normal"/>
    <w:uiPriority w:val="39"/>
    <w:pPr>
      <w:ind w:left="240"/>
    </w:pPr>
    <w:rPr>
      <w:smallCaps/>
      <w:szCs w:val="24"/>
    </w:rPr>
  </w:style>
  <w:style w:type="paragraph" w:styleId="TOC1">
    <w:name w:val="toc 1"/>
    <w:basedOn w:val="Normal"/>
    <w:next w:val="Normal"/>
    <w:uiPriority w:val="39"/>
    <w:pPr>
      <w:spacing w:before="120" w:after="120"/>
    </w:pPr>
    <w:rPr>
      <w:b/>
      <w:bCs/>
      <w:caps/>
      <w:szCs w:val="24"/>
    </w:rPr>
  </w:style>
  <w:style w:type="paragraph" w:styleId="Footer">
    <w:name w:val="footer"/>
    <w:basedOn w:val="Normal"/>
    <w:rPr>
      <w:rFonts w:ascii="Arial" w:hAnsi="Arial"/>
      <w:sz w:val="20"/>
    </w:rPr>
  </w:style>
  <w:style w:type="paragraph" w:styleId="Header">
    <w:name w:val="header"/>
    <w:basedOn w:val="Normal"/>
    <w:rPr>
      <w:rFonts w:ascii="Arial" w:hAnsi="Arial"/>
      <w:sz w:val="20"/>
    </w:rPr>
  </w:style>
  <w:style w:type="paragraph" w:styleId="FootnoteText">
    <w:name w:val="footnote text"/>
    <w:basedOn w:val="Normal"/>
    <w:rPr>
      <w:sz w:val="20"/>
    </w:rPr>
  </w:style>
  <w:style w:type="paragraph" w:styleId="NormalIndent">
    <w:name w:val="Normal Indent"/>
    <w:basedOn w:val="Normal"/>
    <w:pPr>
      <w:ind w:left="720"/>
    </w:pPr>
  </w:style>
  <w:style w:type="paragraph" w:styleId="doctext" w:customStyle="1">
    <w:name w:val="doctext"/>
    <w:basedOn w:val="Normal"/>
    <w:pPr>
      <w:spacing w:line="360" w:lineRule="atLeast"/>
    </w:pPr>
  </w:style>
  <w:style w:type="paragraph" w:styleId="numberedlist" w:customStyle="1">
    <w:name w:val="numbered list"/>
    <w:basedOn w:val="doctext"/>
    <w:next w:val="doctext"/>
    <w:pPr>
      <w:ind w:left="1872" w:hanging="432"/>
    </w:pPr>
  </w:style>
  <w:style w:type="paragraph" w:styleId="BulletList" w:customStyle="1">
    <w:name w:val="Bullet List"/>
    <w:basedOn w:val="NormalIndent"/>
    <w:pPr>
      <w:spacing w:before="4" w:after="48"/>
      <w:ind w:left="360" w:hanging="360"/>
    </w:pPr>
  </w:style>
  <w:style w:type="paragraph" w:styleId="BulletListJustified" w:customStyle="1">
    <w:name w:val="Bullet List Justified"/>
    <w:basedOn w:val="BulletList"/>
    <w:pPr>
      <w:jc w:val="both"/>
    </w:pPr>
  </w:style>
  <w:style w:type="paragraph" w:styleId="CoverHeaderFooter" w:customStyle="1">
    <w:name w:val="Cover HeaderFooter"/>
    <w:basedOn w:val="Normal"/>
    <w:rPr>
      <w:rFonts w:ascii="Arial" w:hAnsi="Arial"/>
      <w:b/>
      <w:sz w:val="28"/>
    </w:rPr>
  </w:style>
  <w:style w:type="paragraph" w:styleId="NormalJustified" w:customStyle="1">
    <w:name w:val="Normal Justified"/>
    <w:basedOn w:val="Normal"/>
    <w:pPr>
      <w:jc w:val="both"/>
    </w:pPr>
  </w:style>
  <w:style w:type="paragraph" w:styleId="PlanTitle" w:customStyle="1">
    <w:name w:val="Plan Title"/>
    <w:basedOn w:val="Normal"/>
    <w:rPr>
      <w:b/>
      <w:i/>
      <w:sz w:val="92"/>
    </w:rPr>
  </w:style>
  <w:style w:type="paragraph" w:styleId="PolicyHeader" w:customStyle="1">
    <w:name w:val="Policy Header"/>
    <w:basedOn w:val="Normal"/>
    <w:pPr>
      <w:spacing w:after="1400"/>
    </w:pPr>
    <w:rPr>
      <w:rFonts w:ascii="Arial" w:hAnsi="Arial"/>
    </w:rPr>
  </w:style>
  <w:style w:type="paragraph" w:styleId="PolicyTitle" w:customStyle="1">
    <w:name w:val="Policy Title"/>
    <w:basedOn w:val="Normal"/>
    <w:pPr>
      <w:jc w:val="center"/>
    </w:pPr>
    <w:rPr>
      <w:b/>
      <w:i/>
      <w:sz w:val="60"/>
    </w:rPr>
  </w:style>
  <w:style w:type="paragraph" w:styleId="ProcessTitle" w:customStyle="1">
    <w:name w:val="Process Title"/>
    <w:basedOn w:val="PlanTitle"/>
  </w:style>
  <w:style w:type="paragraph" w:styleId="Table" w:customStyle="1">
    <w:name w:val="Table"/>
    <w:basedOn w:val="Normal"/>
    <w:rPr>
      <w:sz w:val="18"/>
    </w:rPr>
  </w:style>
  <w:style w:type="paragraph" w:styleId="TableText" w:customStyle="1">
    <w:name w:val="Table Text"/>
    <w:basedOn w:val="Normal"/>
    <w:pPr>
      <w:spacing w:before="220" w:after="60"/>
    </w:pPr>
    <w:rPr>
      <w:b/>
      <w:sz w:val="20"/>
    </w:rPr>
  </w:style>
  <w:style w:type="paragraph" w:styleId="TableTextJustified" w:customStyle="1">
    <w:name w:val="Table Text Justified"/>
    <w:basedOn w:val="TableText"/>
    <w:pPr>
      <w:jc w:val="both"/>
    </w:pPr>
    <w:rPr>
      <w:b w:val="0"/>
    </w:rPr>
  </w:style>
  <w:style w:type="paragraph" w:styleId="TOC91" w:customStyle="1">
    <w:name w:val="TOC 91"/>
    <w:basedOn w:val="Normal"/>
    <w:next w:val="Normal"/>
    <w:pPr>
      <w:ind w:left="1760"/>
    </w:pPr>
  </w:style>
  <w:style w:type="paragraph" w:styleId="TOC9">
    <w:name w:val="toc 9"/>
    <w:basedOn w:val="Normal"/>
    <w:next w:val="Normal"/>
    <w:pPr>
      <w:ind w:left="1920"/>
    </w:pPr>
    <w:rPr>
      <w:szCs w:val="21"/>
    </w:rPr>
  </w:style>
  <w:style w:type="paragraph" w:styleId="BalloonText">
    <w:name w:val="Balloon Text"/>
    <w:basedOn w:val="Normal"/>
    <w:rPr>
      <w:rFonts w:ascii="Tahoma" w:hAnsi="Tahoma" w:cs="Tahoma"/>
      <w:sz w:val="16"/>
      <w:szCs w:val="16"/>
    </w:rPr>
  </w:style>
  <w:style w:type="paragraph" w:styleId="ListParagraph">
    <w:name w:val="List Paragraph"/>
    <w:basedOn w:val="Normal"/>
    <w:qFormat/>
    <w:pPr>
      <w:ind w:left="720"/>
    </w:pPr>
  </w:style>
  <w:style w:type="paragraph" w:styleId="ZBase" w:customStyle="1">
    <w:name w:val="ZBase"/>
    <w:basedOn w:val="Normal"/>
    <w:pPr>
      <w:keepLines/>
      <w:ind w:right="720"/>
    </w:pPr>
    <w:rPr>
      <w:sz w:val="22"/>
    </w:rPr>
  </w:style>
  <w:style w:type="paragraph" w:styleId="ZParBody" w:customStyle="1">
    <w:name w:val="ZParBody"/>
    <w:basedOn w:val="ZBase"/>
    <w:pPr>
      <w:keepNext/>
      <w:spacing w:before="60" w:after="60"/>
      <w:ind w:right="-2880"/>
    </w:pPr>
  </w:style>
  <w:style w:type="paragraph" w:styleId="ZBoxBody" w:customStyle="1">
    <w:name w:val="ZBoxBody"/>
    <w:basedOn w:val="ZParBody"/>
  </w:style>
  <w:style w:type="paragraph" w:styleId="ZParTop" w:customStyle="1">
    <w:name w:val="ZParTop"/>
    <w:basedOn w:val="ZBase"/>
    <w:next w:val="ZParBody"/>
    <w:pPr>
      <w:keepNext/>
      <w:spacing w:before="240"/>
    </w:pPr>
    <w:rPr>
      <w:sz w:val="2"/>
    </w:rPr>
  </w:style>
  <w:style w:type="paragraph" w:styleId="ZSectionTop" w:customStyle="1">
    <w:name w:val="ZSectionTop"/>
    <w:basedOn w:val="ZParTop"/>
    <w:next w:val="ZParBody"/>
  </w:style>
  <w:style w:type="paragraph" w:styleId="ZAxTop" w:customStyle="1">
    <w:name w:val="ZAxTop"/>
    <w:basedOn w:val="ZParTop"/>
    <w:next w:val="ZBoxBody"/>
  </w:style>
  <w:style w:type="paragraph" w:styleId="ZSchTop" w:customStyle="1">
    <w:name w:val="ZSchTop"/>
    <w:basedOn w:val="ZBase"/>
    <w:next w:val="ZBoxBody"/>
    <w:pPr>
      <w:keepNext/>
      <w:spacing w:before="240" w:line="220" w:lineRule="exact"/>
      <w:ind w:right="-2880"/>
    </w:pPr>
  </w:style>
  <w:style w:type="paragraph" w:styleId="ZGenTop" w:customStyle="1">
    <w:name w:val="ZGenTop"/>
    <w:basedOn w:val="ZSchTop"/>
    <w:next w:val="ZBoxBody"/>
    <w:pPr>
      <w:spacing w:line="240" w:lineRule="auto"/>
    </w:pPr>
  </w:style>
  <w:style w:type="paragraph" w:styleId="ZMid" w:customStyle="1">
    <w:name w:val="ZMid"/>
    <w:basedOn w:val="ZParBody"/>
    <w:next w:val="ZBoxBody"/>
    <w:pPr>
      <w:spacing w:after="0"/>
    </w:pPr>
    <w:rPr>
      <w:sz w:val="2"/>
    </w:rPr>
  </w:style>
  <w:style w:type="paragraph" w:styleId="ZParBottom" w:customStyle="1">
    <w:name w:val="ZParBottom"/>
    <w:basedOn w:val="ZBase"/>
    <w:next w:val="Normal"/>
    <w:pPr>
      <w:spacing w:after="240"/>
    </w:pPr>
    <w:rPr>
      <w:sz w:val="2"/>
    </w:rPr>
  </w:style>
  <w:style w:type="paragraph" w:styleId="ZSectionBottom" w:customStyle="1">
    <w:name w:val="ZSectionBottom"/>
    <w:basedOn w:val="ZParBottom"/>
    <w:next w:val="Normal"/>
  </w:style>
  <w:style w:type="paragraph" w:styleId="ZAxBottom" w:customStyle="1">
    <w:name w:val="ZAxBottom"/>
    <w:basedOn w:val="ZParBottom"/>
    <w:next w:val="Normal"/>
  </w:style>
  <w:style w:type="paragraph" w:styleId="ZSchBottom" w:customStyle="1">
    <w:name w:val="ZSchBottom"/>
    <w:basedOn w:val="ZAxBottom"/>
    <w:next w:val="Normal"/>
  </w:style>
  <w:style w:type="paragraph" w:styleId="ZGenBottom" w:customStyle="1">
    <w:name w:val="ZGenBottom"/>
    <w:basedOn w:val="ZSchBottom"/>
    <w:next w:val="Normal"/>
  </w:style>
  <w:style w:type="paragraph" w:styleId="ZSyntaxBottom" w:customStyle="1">
    <w:name w:val="ZSyntaxBottom"/>
    <w:basedOn w:val="ZParBottom"/>
    <w:next w:val="Normal"/>
  </w:style>
  <w:style w:type="paragraph" w:styleId="ZSyntaxTop" w:customStyle="1">
    <w:name w:val="ZSyntaxTop"/>
    <w:basedOn w:val="ZParTop"/>
    <w:next w:val="ZParBody"/>
  </w:style>
  <w:style w:type="paragraph" w:styleId="ZTheoremBottom" w:customStyle="1">
    <w:name w:val="ZTheoremBottom"/>
    <w:basedOn w:val="ZParBottom"/>
    <w:next w:val="Normal"/>
  </w:style>
  <w:style w:type="paragraph" w:styleId="ZTheoremTop" w:customStyle="1">
    <w:name w:val="ZTheoremTop"/>
    <w:basedOn w:val="ZBase"/>
    <w:next w:val="ZParBody"/>
  </w:style>
  <w:style w:type="paragraph" w:styleId="ZComment" w:customStyle="1">
    <w:name w:val="ZComment"/>
    <w:basedOn w:val="Normal"/>
    <w:pPr>
      <w:spacing w:before="60" w:after="60"/>
    </w:pPr>
    <w:rPr>
      <w:sz w:val="22"/>
    </w:rPr>
  </w:style>
  <w:style w:type="paragraph" w:styleId="ZXRef" w:customStyle="1">
    <w:name w:val="ZXRef"/>
    <w:basedOn w:val="ZComment"/>
  </w:style>
  <w:style w:type="paragraph" w:styleId="Revision">
    <w:name w:val="Revision"/>
    <w:pPr>
      <w:suppressAutoHyphens/>
    </w:pPr>
    <w:rPr>
      <w:rFonts w:eastAsia="Arial" w:cs="CG Times (WN)"/>
      <w:color w:val="000000"/>
      <w:sz w:val="24"/>
      <w:lang w:eastAsia="ar-SA"/>
    </w:rPr>
  </w:style>
  <w:style w:type="paragraph" w:styleId="TableContents" w:customStyle="1">
    <w:name w:val="Table Contents"/>
    <w:basedOn w:val="Normal"/>
    <w:pPr>
      <w:suppressLineNumbers/>
    </w:pPr>
  </w:style>
  <w:style w:type="paragraph" w:styleId="TableHeading" w:customStyle="1">
    <w:name w:val="Table Heading"/>
    <w:basedOn w:val="TableContents"/>
    <w:pPr>
      <w:jc w:val="center"/>
    </w:pPr>
    <w:rPr>
      <w:b/>
      <w:bCs/>
    </w:rPr>
  </w:style>
  <w:style w:type="paragraph" w:styleId="Contents10" w:customStyle="1">
    <w:name w:val="Contents 10"/>
    <w:basedOn w:val="Index"/>
    <w:pPr>
      <w:tabs>
        <w:tab w:val="right" w:leader="dot" w:pos="7425"/>
      </w:tabs>
      <w:ind w:left="2547"/>
    </w:pPr>
  </w:style>
  <w:style w:type="character" w:styleId="CommentReference">
    <w:name w:val="annotation reference"/>
    <w:uiPriority w:val="99"/>
    <w:semiHidden/>
    <w:unhideWhenUsed/>
    <w:rsid w:val="004D12E5"/>
    <w:rPr>
      <w:sz w:val="16"/>
      <w:szCs w:val="16"/>
    </w:rPr>
  </w:style>
  <w:style w:type="paragraph" w:styleId="CommentText">
    <w:name w:val="annotation text"/>
    <w:basedOn w:val="Normal"/>
    <w:link w:val="CommentTextChar"/>
    <w:uiPriority w:val="99"/>
    <w:semiHidden/>
    <w:unhideWhenUsed/>
    <w:rsid w:val="004D12E5"/>
    <w:rPr>
      <w:sz w:val="20"/>
    </w:rPr>
  </w:style>
  <w:style w:type="character" w:styleId="CommentTextChar" w:customStyle="1">
    <w:name w:val="Comment Text Char"/>
    <w:link w:val="CommentText"/>
    <w:uiPriority w:val="99"/>
    <w:semiHidden/>
    <w:rsid w:val="004D12E5"/>
    <w:rPr>
      <w:rFonts w:cs="CG Times (WN)"/>
      <w:color w:val="000000"/>
      <w:lang w:eastAsia="ar-SA"/>
    </w:rPr>
  </w:style>
  <w:style w:type="paragraph" w:styleId="CommentSubject">
    <w:name w:val="annotation subject"/>
    <w:basedOn w:val="CommentText"/>
    <w:next w:val="CommentText"/>
    <w:link w:val="CommentSubjectChar"/>
    <w:uiPriority w:val="99"/>
    <w:semiHidden/>
    <w:unhideWhenUsed/>
    <w:rsid w:val="004D12E5"/>
    <w:rPr>
      <w:b/>
      <w:bCs/>
    </w:rPr>
  </w:style>
  <w:style w:type="character" w:styleId="CommentSubjectChar" w:customStyle="1">
    <w:name w:val="Comment Subject Char"/>
    <w:link w:val="CommentSubject"/>
    <w:uiPriority w:val="99"/>
    <w:semiHidden/>
    <w:rsid w:val="004D12E5"/>
    <w:rPr>
      <w:rFonts w:cs="CG Times (WN)"/>
      <w:b/>
      <w:bCs/>
      <w:color w:val="00000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&#65279;<?xml version="1.0" encoding="utf-8"?><Relationships xmlns="http://schemas.openxmlformats.org/package/2006/relationships"><Relationship Type="http://schemas.openxmlformats.org/officeDocument/2006/relationships/hyperlink" Target="http://cs.mtech.edu/main/index.php/component/content/article/146" TargetMode="External" Id="rId20" /><Relationship Type="http://schemas.openxmlformats.org/officeDocument/2006/relationships/hyperlink" Target="http://validator.w3.org/" TargetMode="External" Id="rId21" /><Relationship Type="http://schemas.openxmlformats.org/officeDocument/2006/relationships/hyperlink" Target="http://jigsaw.w3.org/css-validator" TargetMode="External" Id="rId22" /><Relationship Type="http://schemas.openxmlformats.org/officeDocument/2006/relationships/image" Target="media/image1.png" Id="rId23" /><Relationship Type="http://schemas.openxmlformats.org/officeDocument/2006/relationships/image" Target="media/image2.png" Id="rId24" /><Relationship Type="http://schemas.openxmlformats.org/officeDocument/2006/relationships/image" Target="media/image3.png" Id="rId25" /><Relationship Type="http://schemas.openxmlformats.org/officeDocument/2006/relationships/image" Target="media/image4.png" Id="rId26" /><Relationship Type="http://schemas.openxmlformats.org/officeDocument/2006/relationships/image" Target="media/image5.png" Id="rId27" /><Relationship Type="http://schemas.openxmlformats.org/officeDocument/2006/relationships/hyperlink" Target="http://www.w3.org/standards/" TargetMode="External" Id="rId28" /><Relationship Type="http://schemas.openxmlformats.org/officeDocument/2006/relationships/hyperlink" Target="http://www.iwebtool.com/" TargetMode="External" Id="rId29" /><Relationship Type="http://schemas.openxmlformats.org/officeDocument/2006/relationships/customXml" Target="../customXml/item1.xml" Id="rId1" /><Relationship Type="http://schemas.openxmlformats.org/officeDocument/2006/relationships/numbering" Target="numbering.xml" Id="rId2" /><Relationship Type="http://schemas.openxmlformats.org/officeDocument/2006/relationships/styles" Target="styles.xml" Id="rId3" /><Relationship Type="http://schemas.openxmlformats.org/officeDocument/2006/relationships/settings" Target="settings.xml" Id="rId4" /><Relationship Type="http://schemas.openxmlformats.org/officeDocument/2006/relationships/webSettings" Target="webSettings.xml" Id="rId5" /><Relationship Type="http://schemas.openxmlformats.org/officeDocument/2006/relationships/image" Target="media/image7.png" Id="rId31" /><Relationship Type="http://schemas.openxmlformats.org/officeDocument/2006/relationships/image" Target="media/image8.png" Id="rId32" /><Relationship Type="http://schemas.openxmlformats.org/officeDocument/2006/relationships/footer" Target="footer1.xml" Id="rId9" /><Relationship Type="http://schemas.openxmlformats.org/officeDocument/2006/relationships/footnotes" Target="footnotes.xml" Id="rId6" /><Relationship Type="http://schemas.openxmlformats.org/officeDocument/2006/relationships/endnotes" Target="endnotes.xml" Id="rId7" /><Relationship Type="http://schemas.openxmlformats.org/officeDocument/2006/relationships/header" Target="header1.xml" Id="rId8" /><Relationship Type="http://schemas.openxmlformats.org/officeDocument/2006/relationships/image" Target="media/image9.png" Id="rId33" /><Relationship Type="http://schemas.openxmlformats.org/officeDocument/2006/relationships/image" Target="media/image10.png" Id="rId34" /><Relationship Type="http://schemas.openxmlformats.org/officeDocument/2006/relationships/header" Target="header5.xml" Id="rId35" /><Relationship Type="http://schemas.openxmlformats.org/officeDocument/2006/relationships/header" Target="header6.xml" Id="rId36" /><Relationship Type="http://schemas.openxmlformats.org/officeDocument/2006/relationships/header" Target="header2.xml" Id="rId10" /><Relationship Type="http://schemas.openxmlformats.org/officeDocument/2006/relationships/header" Target="header3.xml" Id="rId11" /><Relationship Type="http://schemas.openxmlformats.org/officeDocument/2006/relationships/footer" Target="footer2.xml" Id="rId12" /><Relationship Type="http://schemas.openxmlformats.org/officeDocument/2006/relationships/footer" Target="footer3.xml" Id="rId13" /><Relationship Type="http://schemas.openxmlformats.org/officeDocument/2006/relationships/header" Target="header4.xml" Id="rId14" /><Relationship Type="http://schemas.openxmlformats.org/officeDocument/2006/relationships/footer" Target="footer4.xml" Id="rId15" /><Relationship Type="http://schemas.openxmlformats.org/officeDocument/2006/relationships/comments" Target="comments.xml" Id="rId16" /><Relationship Type="http://schemas.microsoft.com/office/2011/relationships/commentsExtended" Target="commentsExtended.xml" Id="rId17" /><Relationship Type="http://schemas.openxmlformats.org/officeDocument/2006/relationships/hyperlink" Target="http://www.abet.org/" TargetMode="External" Id="rId18" /><Relationship Type="http://schemas.openxmlformats.org/officeDocument/2006/relationships/hyperlink" Target="https://wiki.jasig.org/display/CAS/Home" TargetMode="External" Id="rId19" /><Relationship Type="http://schemas.openxmlformats.org/officeDocument/2006/relationships/footer" Target="footer5.xml" Id="rId37" /><Relationship Type="http://schemas.openxmlformats.org/officeDocument/2006/relationships/footer" Target="footer6.xml" Id="rId38" /><Relationship Type="http://schemas.openxmlformats.org/officeDocument/2006/relationships/header" Target="header7.xml" Id="rId39" /><Relationship Type="http://schemas.openxmlformats.org/officeDocument/2006/relationships/footer" Target="footer7.xml" Id="rId40" /><Relationship Type="http://schemas.openxmlformats.org/officeDocument/2006/relationships/fontTable" Target="fontTable.xml" Id="rId41" /><Relationship Type="http://schemas.microsoft.com/office/2011/relationships/people" Target="people.xml" Id="rId42" /><Relationship Type="http://schemas.openxmlformats.org/officeDocument/2006/relationships/theme" Target="theme/theme1.xml" Id="rId43" /><Relationship Type="http://schemas.openxmlformats.org/officeDocument/2006/relationships/image" Target="/media/imageb.png" Id="Rd0068d72649346f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1C4BB-C2BD-9745-9136-372F16C2E2B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Software Requirements Specification</dc:title>
  <dc:subject/>
  <dc:creator>Susan K (Kathy) Land and John Walz</dc:creator>
  <keywords/>
  <dc:description>This document may be reproduced and used if appropriate reference is provided.</dc:description>
  <lastModifiedBy>Alduraiweesh, Abdulrahman E</lastModifiedBy>
  <revision>35</revision>
  <lastPrinted>2015-05-04T10:55:00.0000000Z</lastPrinted>
  <dcterms:created xsi:type="dcterms:W3CDTF">2017-09-10T06:12:00.0000000Z</dcterms:created>
  <dcterms:modified xsi:type="dcterms:W3CDTF">2017-09-21T17:20:41.2188915Z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CZTOptionBatch">
    <vt:i4>0</vt:i4>
  </property>
  <property fmtid="{D5CDD505-2E9C-101B-9397-08002B2CF9AE}" pid="3" name="ZCZTOptionRecursive">
    <vt:bool>false</vt:bool>
  </property>
  <property fmtid="{D5CDD505-2E9C-101B-9397-08002B2CF9AE}" pid="4" name="ZCZTOptionTypes">
    <vt:bool>false</vt:bool>
  </property>
  <property fmtid="{D5CDD505-2E9C-101B-9397-08002B2CF9AE}" pid="5" name="ZCZTOptionUse">
    <vt:bool>false</vt:bool>
  </property>
  <property fmtid="{D5CDD505-2E9C-101B-9397-08002B2CF9AE}" pid="6" name="ZCZTOptionXML">
    <vt:bool>false</vt:bool>
  </property>
  <property fmtid="{D5CDD505-2E9C-101B-9397-08002B2CF9AE}" pid="7" name="ZCharVersion">
    <vt:i4>3</vt:i4>
  </property>
  <property fmtid="{D5CDD505-2E9C-101B-9397-08002B2CF9AE}" pid="8" name="ZCheckerOptionChecker">
    <vt:i4>1</vt:i4>
  </property>
  <property fmtid="{D5CDD505-2E9C-101B-9397-08002B2CF9AE}" pid="9" name="ZDiagOptionAll">
    <vt:lpwstr>False,lightblue,pink,black,diamond,none,rectangle,ellipse,filled,solid,Times-Italic,Arial,11,12,True,gif</vt:lpwstr>
  </property>
  <property fmtid="{D5CDD505-2E9C-101B-9397-08002B2CF9AE}" pid="10" name="ZDiagOptionDiag1">
    <vt:lpwstr>,,1,False,False,,,</vt:lpwstr>
  </property>
  <property fmtid="{D5CDD505-2E9C-101B-9397-08002B2CF9AE}" pid="11" name="ZFuzzOptionBatch">
    <vt:i4>0</vt:i4>
  </property>
  <property fmtid="{D5CDD505-2E9C-101B-9397-08002B2CF9AE}" pid="12" name="ZFuzzOptionLibrary">
    <vt:i4>2</vt:i4>
  </property>
  <property fmtid="{D5CDD505-2E9C-101B-9397-08002B2CF9AE}" pid="13" name="ZFuzzOptionParas">
    <vt:bool>false</vt:bool>
  </property>
  <property fmtid="{D5CDD505-2E9C-101B-9397-08002B2CF9AE}" pid="14" name="ZFuzzOptionQuantifiers">
    <vt:bool>false</vt:bool>
  </property>
  <property fmtid="{D5CDD505-2E9C-101B-9397-08002B2CF9AE}" pid="15" name="ZFuzzOptionTypes">
    <vt:bool>false</vt:bool>
  </property>
  <property fmtid="{D5CDD505-2E9C-101B-9397-08002B2CF9AE}" pid="16" name="ZFuzzOptionUse">
    <vt:bool>true</vt:bool>
  </property>
  <property fmtid="{D5CDD505-2E9C-101B-9397-08002B2CF9AE}" pid="17" name="ZIXOptions">
    <vt:i4>20485</vt:i4>
  </property>
  <property fmtid="{D5CDD505-2E9C-101B-9397-08002B2CF9AE}" pid="18" name="ZLayoutOptionBase">
    <vt:lpwstr>Normal</vt:lpwstr>
  </property>
  <property fmtid="{D5CDD505-2E9C-101B-9397-08002B2CF9AE}" pid="19" name="ZLayoutOptionLeft">
    <vt:r8>36</vt:r8>
  </property>
  <property fmtid="{D5CDD505-2E9C-101B-9397-08002B2CF9AE}" pid="20" name="ZLayoutOptionMax">
    <vt:r8>999</vt:r8>
  </property>
  <property fmtid="{D5CDD505-2E9C-101B-9397-08002B2CF9AE}" pid="21" name="ZLayoutOptionMin">
    <vt:r8>144</vt:r8>
  </property>
  <property fmtid="{D5CDD505-2E9C-101B-9397-08002B2CF9AE}" pid="22" name="ZLayoutOptionRight">
    <vt:r8>36</vt:r8>
  </property>
  <property fmtid="{D5CDD505-2E9C-101B-9397-08002B2CF9AE}" pid="23" name="ZPaletteOptionLayout">
    <vt:lpwstr>0</vt:lpwstr>
  </property>
  <property fmtid="{D5CDD505-2E9C-101B-9397-08002B2CF9AE}" pid="24" name="ZPaletteOptionLeftOffset">
    <vt:r8>0</vt:r8>
  </property>
  <property fmtid="{D5CDD505-2E9C-101B-9397-08002B2CF9AE}" pid="25" name="ZPaletteOptionShown">
    <vt:bool>false</vt:bool>
  </property>
  <property fmtid="{D5CDD505-2E9C-101B-9397-08002B2CF9AE}" pid="26" name="ZPaletteOptionTopOffset">
    <vt:r8>100</vt:r8>
  </property>
  <property fmtid="{D5CDD505-2E9C-101B-9397-08002B2CF9AE}" pid="27" name="ZFuzzOptionBatchName">
    <vt:lpwstr/>
  </property>
  <property fmtid="{D5CDD505-2E9C-101B-9397-08002B2CF9AE}" pid="28" name="ZFuzzOptionLibraryName">
    <vt:lpwstr/>
  </property>
  <property fmtid="{D5CDD505-2E9C-101B-9397-08002B2CF9AE}" pid="29" name="ZCZTOptionBatchName">
    <vt:lpwstr/>
  </property>
</Properties>
</file>